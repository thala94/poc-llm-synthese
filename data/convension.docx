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B7C97" w:rsidRDefault="00F3744F" w14:paraId="3356C5BB" w14:textId="77777777">
      <w:pPr>
        <w:pStyle w:val="Corpsdetexte"/>
        <w:rPr>
          <w:rFonts w:ascii="Times New Roman"/>
          <w:sz w:val="80"/>
        </w:rPr>
      </w:pPr>
      <w:r>
        <w:rPr>
          <w:noProof/>
        </w:rPr>
        <mc:AlternateContent>
          <mc:Choice Requires="wpg">
            <w:drawing>
              <wp:anchor distT="0" distB="0" distL="0" distR="0" simplePos="0" relativeHeight="487503872" behindDoc="1" locked="0" layoutInCell="1" allowOverlap="1" wp14:anchorId="54DFED2A" wp14:editId="2D9A4E48">
                <wp:simplePos x="0" y="0"/>
                <wp:positionH relativeFrom="page">
                  <wp:posOffset>0</wp:posOffset>
                </wp:positionH>
                <wp:positionV relativeFrom="page">
                  <wp:posOffset>16509</wp:posOffset>
                </wp:positionV>
                <wp:extent cx="7762875" cy="100418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2875" cy="10041890"/>
                          <a:chOff x="0" y="0"/>
                          <a:chExt cx="7762875" cy="10041890"/>
                        </a:xfrm>
                      </wpg:grpSpPr>
                      <pic:pic xmlns:pic="http://schemas.openxmlformats.org/drawingml/2006/picture">
                        <pic:nvPicPr>
                          <pic:cNvPr id="2" name="Image 2"/>
                          <pic:cNvPicPr/>
                        </pic:nvPicPr>
                        <pic:blipFill>
                          <a:blip r:embed="rId10" cstate="print"/>
                          <a:stretch>
                            <a:fillRect/>
                          </a:stretch>
                        </pic:blipFill>
                        <pic:spPr>
                          <a:xfrm>
                            <a:off x="4822679" y="9070411"/>
                            <a:ext cx="2510959" cy="477976"/>
                          </a:xfrm>
                          <a:prstGeom prst="rect">
                            <a:avLst/>
                          </a:prstGeom>
                        </pic:spPr>
                      </pic:pic>
                      <pic:pic xmlns:pic="http://schemas.openxmlformats.org/drawingml/2006/picture">
                        <pic:nvPicPr>
                          <pic:cNvPr id="3" name="Image 3" descr="þÿ"/>
                          <pic:cNvPicPr/>
                        </pic:nvPicPr>
                        <pic:blipFill>
                          <a:blip r:embed="rId11" cstate="print"/>
                          <a:stretch>
                            <a:fillRect/>
                          </a:stretch>
                        </pic:blipFill>
                        <pic:spPr>
                          <a:xfrm>
                            <a:off x="3231513" y="37465"/>
                            <a:ext cx="4312284" cy="614679"/>
                          </a:xfrm>
                          <a:prstGeom prst="rect">
                            <a:avLst/>
                          </a:prstGeom>
                        </pic:spPr>
                      </pic:pic>
                      <pic:pic xmlns:pic="http://schemas.openxmlformats.org/drawingml/2006/picture">
                        <pic:nvPicPr>
                          <pic:cNvPr id="4" name="Image 4" descr="þÿ"/>
                          <pic:cNvPicPr/>
                        </pic:nvPicPr>
                        <pic:blipFill>
                          <a:blip r:embed="rId12" cstate="print"/>
                          <a:stretch>
                            <a:fillRect/>
                          </a:stretch>
                        </pic:blipFill>
                        <pic:spPr>
                          <a:xfrm>
                            <a:off x="0" y="0"/>
                            <a:ext cx="7762862" cy="10041886"/>
                          </a:xfrm>
                          <a:prstGeom prst="rect">
                            <a:avLst/>
                          </a:prstGeom>
                        </pic:spPr>
                      </pic:pic>
                    </wpg:wgp>
                  </a:graphicData>
                </a:graphic>
              </wp:anchor>
            </w:drawing>
          </mc:Choice>
          <mc:Fallback>
            <w:pict>
              <v:group id="Group 1" style="position:absolute;margin-left:0;margin-top:1.3pt;width:611.25pt;height:790.7pt;z-index:-15812608;mso-wrap-distance-left:0;mso-wrap-distance-right:0;mso-position-horizontal-relative:page;mso-position-vertical-relative:page" coordsize="77628,100418" o:spid="_x0000_s1026" w14:anchorId="7831688A"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ICKQmop8BMkZHQg9Md818NftX/t/6t8HfiS3hPwPY6Rq8+nxY1W61NJJ&#10;USc8iJBG6Dcq43HJ5bbj5TjWhh6uJlyU9xN2V2fdR47Ugr83PhL+3t8ePjX450/wv4d8LeDpry5b&#10;MkrWV2IreIEBpZGFydqrkdRySAMkgV+iekC7jtoFvWSW7EKefLFG0cbSYG4orMxVSc4Ukkdyep0x&#10;GHqYV8tVWYk4yV0adFFFcx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Vr2zhvoDDPEk8Z6pIoYH8DUFppFn&#10;ZTGW3s7e3crt3RRKrY9MitCigBqndzTqKKACiiigAooooAY4BxnsenrWY3hzS2JP9nWpJOW3QDJP&#10;1rWooAhhjWJFRFVUUYCrwAPTFTUUUAFFFFABRRRQAxhkf/qrNfw9pcrOzaZaOXOWLQISx+tatFAE&#10;MEaQqqRoERRgKoACj04qa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6H+z&#10;p/ycF8Mf+xn0z/0rirzyvQ/2dP8Ak4L4Y/8AYz6Z/wClcVc2J/gT9GOO5+669vrSnrSL2+tKetfk&#10;8dkd3QfRRRWgwooooAKKKKACiiigAooooAQdTXlv7UH/ACbr8Sf+xfvv/RD16kOpry39qD/k3X4k&#10;/wDYv33/AKIetqH8WHqjOp8LPwzToPoP5UtInQfQfypa/V319UcS2Ciii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eh/s6f8nBfDH/sZ9M/9K4q88r0P9nT/&#10;AJOC+GP/AGM+mf8ApXFXNif4E/Rjjufuuvb60p60i9vrSnrX5PHZHd0H0UUVoMKKKKACiiigAooo&#10;oAKKKKAEHU15b+1B/wAm6/En/sX77/0Q9epDqa8t/ag/5N1+JP8A2L99/wCiHrah/Fh6ozqfCz8M&#10;06D6D+VLSJ0H0H8qWv1d9fVHEtgoooo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of7On/JwXwx/7GfTP/SuKvPK9D/Z0/wCTgvhj/wBjPpn/AKVxVzYn+BP0&#10;Y47n7rr2+tKetIvb60p61+Tx2R3dB9FFFaDCiiigAooooAKKKKACiiigBB1NeW/tQf8AJuvxJ/7F&#10;++/9EPXqQ6mvLf2oP+TdfiT/ANi/ff8Aoh62ofxYeqM6nws/DNOg+g/lS0idB9B/Klr9XfX1RxLY&#10;KKKKB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6H+zp/yc&#10;F8Mf+xn0z/0rirzyvQ/2dP8Ak4L4Y/8AYz6Z/wClcVc2J/gT9GOO5+669vrSnrSL2+tKetfk8dkd&#10;3QfRRRWgwooooAKKKKACiiigAooooAQdTXlv7UH/ACbr8Sf+xfvv/RD16kOpry39qD/k3X4k/wDY&#10;v33/AKIetqH8WHqjOp8LPwzToPoP5UtInQfQfypa/V319UcS2Ciiig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eh/s6f8nBfDH/sZ9M/9K4q88r0P9nT/AJOC&#10;+GP/AGM+mf8ApXFXNif4E/Rjjufuuvb60p60i9vrSnrX5PHZHd0H0UUVoMKKKKACiiigAooooAKK&#10;KKAEHU15b+1B/wAm6/En/sX77/0Q9epDqa8t/ag/5N1+JP8A2L99/wCiHrah/Fh6ozqfCz8M06D6&#10;D+VLSJ0H0H8qWv1d9fVHEtgoooo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of7On/JwXwx/7GfTP/SuKvPK9D/Z0/wCTgvhj/wBjPpn/AKVxVzYn+BP0Y47n&#10;7rr2+tKetIvb60p61+Tx2R3dB9FFFaDCiiigAooooAKKKKACiiigBB1NeW/tQf8AJuvxJ/7F++/9&#10;EPXqQ6mvLf2oP+TdfiT/ANi/ff8Aoh62ofxYeqM6nws/DNOg+g/lS0idB9B/Klr9XfX1RxLYKKKK&#10;B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6H+zp/ycF8Mf&#10;+xn0z/0rirzyvQ/2dP8Ak4L4Y/8AYz6Z/wClcVc2J/gT9GOO5+669vrSnrSL2+tKetfk8dkd3QfR&#10;RRWgwooooAKKKKACiiigAooooAQdTXlv7UH/ACbr8Sf+xfvv/RD16kOpry39qD/k3X4k/wDYv33/&#10;AKIetqH8WHqjOp8LPwzToPoP5UtInQfQfypa/V319UcS2CiiigY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eh/s6f8nBfDH/sZ9M/9K4q88r0P9nT/AJOC+GP/&#10;AGM+mf8ApXFXNif4E/Rjjufuuvb60p60i9vrSnrX5PHZHd0H0UUVoMKKKKACiiigAooooAKKKKAE&#10;HU15b+1B/wAm6/En/sX77/0Q9epDqa8t/ag/5N1+JP8A2L99/wCiHrah/Fh6ozqfCz8M06D6D+VL&#10;SJ0H0H8qWv1d9fVHEtgoooo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of7On/JwXwx/7GfTP/SuKvPK9D/Z0/wCTgvhj/wBjPpn/AKVxVzYn+BP0Y47n7rr2&#10;+tKetIvb60p61+Tx2R3dB9FFFaDCiiigAooooAKKKKACiiigBB1NeW/tQf8AJuvxJ/7F++/9EPXq&#10;Q6mvLf2oP+TdfiT/ANi/ff8Aoh62ofxYeqM6nws/DNOg+g/lS0idB9B/Klr9XfX1RxLYKKKKB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6H+zp/ycF8Mf+xn0&#10;z/0rirzyvQ/2dP8Ak4L4Y/8AYz6Z/wClcVc2J/gT9GOO5+669vrSnrSL2+tKetfk8dkd3QfRRRWg&#10;wooooAKKKKACiiigAooooAQdTXlv7UH/ACbr8Sf+xfvv/RD16kOpry39qD/k3X4k/wDYv33/AKIe&#10;tqH8WHqjOp8LPwzToPoP5UtInQfQfypa/V319UcS2CiiigY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eh/s6f8nBfDH/sZ9M/9K4q88r0P9nT/AJOC+GP/AGM+&#10;mf8ApXFXNif4E/Rjjufuuvb60p60i9vrSnrX5PHZHd0H0UUVoMKKKKACiiigAooooAKKKKAEHU15&#10;b+1B/wAm6/En/sX77/0Q9epDqa8t/ag/5N1+JP8A2L99/wCiHrah/Fh6ozqfCz8M06D6D+VLSJ0H&#10;0H8qWv1d9fVHEtgoooo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of7On/JwXwx/7GfTP/SuKvPK9D/Z0/wCTgvhj/wBjPpn/AKVxVzYn+BP0Y47n7rr2+tKe&#10;tIvb60p61+Tx2R3dB9FFFaDCiiigAooooAKKKKACiiigBB1NeW/tQf8AJuvxJ/7F++/9EPXqQ6mv&#10;Lf2oP+TdfiT/ANi/ff8Aoh62ofxYeqM6nws/DNOg+g/lS0idB9B/Klr9XfX1RxLYKKKKB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EA4qKUDa&#10;M9M461Lmub+IXjPTfh34L1fxLrE4ttM0u3a5ndu4X+EepY4UDuWFCTk7LqF7anBeP/2i/C/w/wDi&#10;54R8AanNs1fxGC8biQKlr2h83/rrIGQfSvW4zuJGCMZFfi34j0D4gftKD4jfG9IXNlo9zHPMkb/M&#10;kZbhIj6W8Plu5/ugN3r9MP2NPj4nx9+D9hqF5Kh8S6WFsNXjH3jMo4mx2EigN7HcO1erisB9Wpxn&#10;HdaS9TKNS7se90UUV5R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BAMVl+IRqJ0W9XR3totVMTC1kvAxhWTB2&#10;s4XkqDyQMZxjIzmtQc0HtSvbUD4Q8If8E89U1b4vnxj8VfGNv4yjeUXdxax27qbqbOURmOAsYP8A&#10;CP7qAYBAX7jsoIreBIYUSKONAipGu1VAGAAOwHp2q0w5pRx+Va1K9Wu0p7LYXKOooorM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2" style="position:absolute;left:48226;top:90704;width:25110;height:477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">
                  <v:imagedata o:title="" r:id="rId13"/>
                </v:shape>
                <v:shape id="Image 3" style="position:absolute;left:32315;top:374;width:43122;height:6147;visibility:visible;mso-wrap-style:square" alt="þÿ"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">
                  <v:imagedata o:title="þÿ" r:id="rId14"/>
                </v:shape>
                <v:shape id="Image 4" style="position:absolute;width:77628;height:100418;visibility:visible;mso-wrap-style:square" alt="þÿ"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">
                  <v:imagedata o:title="þÿ" r:id="rId15"/>
                </v:shape>
                <w10:wrap anchorx="page" anchory="page"/>
              </v:group>
            </w:pict>
          </mc:Fallback>
        </mc:AlternateContent>
      </w:r>
    </w:p>
    <w:p w:rsidR="005B7C97" w:rsidRDefault="005B7C97" w14:paraId="22EC5F8B" w14:textId="77777777">
      <w:pPr>
        <w:pStyle w:val="Corpsdetexte"/>
        <w:rPr>
          <w:rFonts w:ascii="Times New Roman"/>
          <w:sz w:val="80"/>
        </w:rPr>
      </w:pPr>
    </w:p>
    <w:p w:rsidR="005B7C97" w:rsidRDefault="005B7C97" w14:paraId="611A0B58" w14:textId="77777777">
      <w:pPr>
        <w:pStyle w:val="Corpsdetexte"/>
        <w:spacing w:before="361"/>
        <w:rPr>
          <w:rFonts w:ascii="Times New Roman"/>
          <w:sz w:val="80"/>
        </w:rPr>
      </w:pPr>
    </w:p>
    <w:p w:rsidR="005B7C97" w:rsidRDefault="00F3744F" w14:paraId="3F32237C" w14:textId="77777777">
      <w:pPr>
        <w:pStyle w:val="Titre"/>
      </w:pPr>
      <w:r>
        <w:rPr>
          <w:color w:val="FFFFFF"/>
        </w:rPr>
        <w:t>CONVENTION</w:t>
      </w:r>
      <w:r>
        <w:rPr>
          <w:color w:val="FFFFFF"/>
          <w:spacing w:val="-12"/>
        </w:rPr>
        <w:t xml:space="preserve"> </w:t>
      </w:r>
      <w:r>
        <w:rPr>
          <w:color w:val="FFFFFF"/>
        </w:rPr>
        <w:t>DE</w:t>
      </w:r>
      <w:r>
        <w:rPr>
          <w:color w:val="FFFFFF"/>
          <w:spacing w:val="-9"/>
        </w:rPr>
        <w:t xml:space="preserve"> </w:t>
      </w:r>
      <w:r>
        <w:rPr>
          <w:color w:val="FFFFFF"/>
          <w:spacing w:val="-2"/>
        </w:rPr>
        <w:t>STAGE</w:t>
      </w:r>
    </w:p>
    <w:p w:rsidR="005B7C97" w:rsidRDefault="005B7C97" w14:paraId="018810D6" w14:textId="77777777">
      <w:pPr>
        <w:pStyle w:val="Corpsdetexte"/>
        <w:rPr>
          <w:rFonts w:ascii="Trebuchet MS"/>
          <w:sz w:val="80"/>
        </w:rPr>
      </w:pPr>
    </w:p>
    <w:p w:rsidR="005B7C97" w:rsidRDefault="005B7C97" w14:paraId="5BFA8B7A" w14:textId="77777777">
      <w:pPr>
        <w:pStyle w:val="Corpsdetexte"/>
        <w:rPr>
          <w:rFonts w:ascii="Trebuchet MS"/>
          <w:sz w:val="80"/>
        </w:rPr>
      </w:pPr>
    </w:p>
    <w:p w:rsidR="005B7C97" w:rsidRDefault="005B7C97" w14:paraId="35C5A7D4" w14:textId="77777777">
      <w:pPr>
        <w:pStyle w:val="Corpsdetexte"/>
        <w:rPr>
          <w:rFonts w:ascii="Trebuchet MS"/>
          <w:sz w:val="80"/>
        </w:rPr>
      </w:pPr>
    </w:p>
    <w:p w:rsidR="005B7C97" w:rsidRDefault="005B7C97" w14:paraId="7AC45384" w14:textId="77777777">
      <w:pPr>
        <w:pStyle w:val="Corpsdetexte"/>
        <w:spacing w:before="48"/>
        <w:rPr>
          <w:rFonts w:ascii="Trebuchet MS"/>
          <w:sz w:val="80"/>
        </w:rPr>
      </w:pPr>
    </w:p>
    <w:p w:rsidR="005B7C97" w:rsidRDefault="00F3744F" w14:paraId="58C4F78C" w14:textId="77777777">
      <w:pPr>
        <w:ind w:left="117"/>
        <w:rPr>
          <w:rFonts w:ascii="Trebuchet MS"/>
          <w:sz w:val="50"/>
        </w:rPr>
      </w:pPr>
      <w:bookmarkStart w:name="LEA.D1" w:id="0"/>
      <w:bookmarkEnd w:id="0"/>
      <w:r>
        <w:rPr>
          <w:rFonts w:ascii="Trebuchet MS"/>
          <w:spacing w:val="-2"/>
          <w:sz w:val="50"/>
        </w:rPr>
        <w:t>LEA.D1</w:t>
      </w:r>
    </w:p>
    <w:p w:rsidR="005B7C97" w:rsidRDefault="00F3744F" w14:paraId="175994CC" w14:textId="77777777">
      <w:pPr>
        <w:spacing w:before="278"/>
        <w:ind w:left="117" w:right="3423"/>
        <w:rPr>
          <w:rFonts w:ascii="Trebuchet MS" w:hAnsi="Trebuchet MS"/>
          <w:sz w:val="50"/>
        </w:rPr>
      </w:pPr>
      <w:bookmarkStart w:name="AEC-Spécialisation_technique_en_intellig" w:id="1"/>
      <w:bookmarkEnd w:id="1"/>
      <w:r>
        <w:rPr>
          <w:rFonts w:ascii="Trebuchet MS" w:hAnsi="Trebuchet MS"/>
          <w:sz w:val="50"/>
        </w:rPr>
        <w:t>AEC-Spécialisation</w:t>
      </w:r>
      <w:r>
        <w:rPr>
          <w:rFonts w:ascii="Trebuchet MS" w:hAnsi="Trebuchet MS"/>
          <w:spacing w:val="-36"/>
          <w:sz w:val="50"/>
        </w:rPr>
        <w:t xml:space="preserve"> </w:t>
      </w:r>
      <w:r>
        <w:rPr>
          <w:rFonts w:ascii="Trebuchet MS" w:hAnsi="Trebuchet MS"/>
          <w:sz w:val="50"/>
        </w:rPr>
        <w:t>technique en intelligence artificielle</w:t>
      </w:r>
    </w:p>
    <w:p w:rsidR="005B7C97" w:rsidRDefault="005B7C97" w14:paraId="62AE0EE7" w14:textId="77777777">
      <w:pPr>
        <w:rPr>
          <w:rFonts w:ascii="Trebuchet MS" w:hAnsi="Trebuchet MS"/>
          <w:sz w:val="50"/>
        </w:rPr>
        <w:sectPr w:rsidR="005B7C97">
          <w:headerReference w:type="even" r:id="rId16"/>
          <w:headerReference w:type="default" r:id="rId17"/>
          <w:footerReference w:type="even" r:id="rId18"/>
          <w:footerReference w:type="default" r:id="rId19"/>
          <w:headerReference w:type="first" r:id="rId20"/>
          <w:footerReference w:type="first" r:id="rId21"/>
          <w:type w:val="continuous"/>
          <w:pgSz w:w="12240" w:h="15840" w:orient="portrait"/>
          <w:pgMar w:top="1820" w:right="1040" w:bottom="280" w:left="660" w:header="720" w:footer="720" w:gutter="0"/>
          <w:cols w:space="720"/>
        </w:sectPr>
      </w:pPr>
    </w:p>
    <w:p w:rsidRPr="00E1248E" w:rsidR="005B7C97" w:rsidP="00E1248E" w:rsidRDefault="00F3744F" w14:paraId="4A7EA7FB" w14:textId="1105249F">
      <w:pPr>
        <w:pStyle w:val="Corpsdetexte"/>
        <w:spacing w:before="33"/>
        <w:jc w:val="both"/>
        <w:rPr>
          <w:rFonts w:asciiTheme="minorHAnsi" w:hAnsiTheme="minorHAnsi" w:cstheme="minorHAnsi"/>
        </w:rPr>
      </w:pPr>
      <w:r w:rsidRPr="00E1248E">
        <w:rPr>
          <w:rFonts w:asciiTheme="minorHAnsi" w:hAnsiTheme="minorHAnsi" w:cstheme="minorHAnsi"/>
        </w:rPr>
        <w:lastRenderedPageBreak/>
        <w:t>Par la présente, nous désirons confirmer notre intérêt à accueillir le stagiaire pour la période prescrite par le stage</w:t>
      </w:r>
      <w:r w:rsidRPr="00E1248E">
        <w:rPr>
          <w:rFonts w:asciiTheme="minorHAnsi" w:hAnsiTheme="minorHAnsi" w:cstheme="minorHAnsi"/>
          <w:spacing w:val="-2"/>
        </w:rPr>
        <w:t xml:space="preserve"> </w:t>
      </w:r>
      <w:r w:rsidRPr="00E1248E">
        <w:rPr>
          <w:rFonts w:asciiTheme="minorHAnsi" w:hAnsiTheme="minorHAnsi" w:cstheme="minorHAnsi"/>
        </w:rPr>
        <w:t>d'études</w:t>
      </w:r>
      <w:r w:rsidRPr="00E1248E">
        <w:rPr>
          <w:rFonts w:asciiTheme="minorHAnsi" w:hAnsiTheme="minorHAnsi" w:cstheme="minorHAnsi"/>
          <w:spacing w:val="-2"/>
        </w:rPr>
        <w:t xml:space="preserve"> </w:t>
      </w:r>
      <w:r w:rsidRPr="00E1248E">
        <w:rPr>
          <w:rFonts w:asciiTheme="minorHAnsi" w:hAnsiTheme="minorHAnsi" w:cstheme="minorHAnsi"/>
        </w:rPr>
        <w:t>prévu</w:t>
      </w:r>
      <w:r w:rsidRPr="00E1248E">
        <w:rPr>
          <w:rFonts w:asciiTheme="minorHAnsi" w:hAnsiTheme="minorHAnsi" w:cstheme="minorHAnsi"/>
          <w:spacing w:val="-3"/>
        </w:rPr>
        <w:t xml:space="preserve"> </w:t>
      </w:r>
      <w:r w:rsidRPr="00E1248E">
        <w:rPr>
          <w:rFonts w:asciiTheme="minorHAnsi" w:hAnsiTheme="minorHAnsi" w:cstheme="minorHAnsi"/>
        </w:rPr>
        <w:t>au</w:t>
      </w:r>
      <w:r w:rsidRPr="00E1248E">
        <w:rPr>
          <w:rFonts w:asciiTheme="minorHAnsi" w:hAnsiTheme="minorHAnsi" w:cstheme="minorHAnsi"/>
          <w:spacing w:val="-3"/>
        </w:rPr>
        <w:t xml:space="preserve"> </w:t>
      </w:r>
      <w:r w:rsidRPr="00E1248E">
        <w:rPr>
          <w:rFonts w:asciiTheme="minorHAnsi" w:hAnsiTheme="minorHAnsi" w:cstheme="minorHAnsi"/>
        </w:rPr>
        <w:t>programme</w:t>
      </w:r>
      <w:r w:rsidRPr="00E1248E">
        <w:rPr>
          <w:rFonts w:asciiTheme="minorHAnsi" w:hAnsiTheme="minorHAnsi" w:cstheme="minorHAnsi"/>
          <w:spacing w:val="-1"/>
        </w:rPr>
        <w:t xml:space="preserve"> </w:t>
      </w:r>
      <w:r w:rsidRPr="00E1248E">
        <w:rPr>
          <w:rFonts w:asciiTheme="minorHAnsi" w:hAnsiTheme="minorHAnsi" w:cstheme="minorHAnsi"/>
        </w:rPr>
        <w:t>de</w:t>
      </w:r>
      <w:r w:rsidRPr="00E1248E">
        <w:rPr>
          <w:rFonts w:asciiTheme="minorHAnsi" w:hAnsiTheme="minorHAnsi" w:cstheme="minorHAnsi"/>
          <w:spacing w:val="-2"/>
        </w:rPr>
        <w:t xml:space="preserve"> </w:t>
      </w:r>
      <w:r w:rsidRPr="00E1248E">
        <w:rPr>
          <w:rFonts w:asciiTheme="minorHAnsi" w:hAnsiTheme="minorHAnsi" w:cstheme="minorHAnsi"/>
        </w:rPr>
        <w:t>Spécialisation</w:t>
      </w:r>
      <w:r w:rsidRPr="00E1248E">
        <w:rPr>
          <w:rFonts w:asciiTheme="minorHAnsi" w:hAnsiTheme="minorHAnsi" w:cstheme="minorHAnsi"/>
          <w:spacing w:val="-8"/>
        </w:rPr>
        <w:t xml:space="preserve"> </w:t>
      </w:r>
      <w:r w:rsidRPr="00E1248E">
        <w:rPr>
          <w:rFonts w:asciiTheme="minorHAnsi" w:hAnsiTheme="minorHAnsi" w:cstheme="minorHAnsi"/>
        </w:rPr>
        <w:t>technique</w:t>
      </w:r>
      <w:r w:rsidRPr="00E1248E">
        <w:rPr>
          <w:rFonts w:asciiTheme="minorHAnsi" w:hAnsiTheme="minorHAnsi" w:cstheme="minorHAnsi"/>
          <w:spacing w:val="-2"/>
        </w:rPr>
        <w:t xml:space="preserve"> </w:t>
      </w:r>
      <w:r w:rsidRPr="00E1248E">
        <w:rPr>
          <w:rFonts w:asciiTheme="minorHAnsi" w:hAnsiTheme="minorHAnsi" w:cstheme="minorHAnsi"/>
        </w:rPr>
        <w:t>en</w:t>
      </w:r>
      <w:r w:rsidRPr="00E1248E">
        <w:rPr>
          <w:rFonts w:asciiTheme="minorHAnsi" w:hAnsiTheme="minorHAnsi" w:cstheme="minorHAnsi"/>
          <w:spacing w:val="-3"/>
        </w:rPr>
        <w:t xml:space="preserve"> </w:t>
      </w:r>
      <w:r w:rsidRPr="00E1248E">
        <w:rPr>
          <w:rFonts w:asciiTheme="minorHAnsi" w:hAnsiTheme="minorHAnsi" w:cstheme="minorHAnsi"/>
        </w:rPr>
        <w:t>intelligence</w:t>
      </w:r>
      <w:r w:rsidRPr="00E1248E">
        <w:rPr>
          <w:rFonts w:asciiTheme="minorHAnsi" w:hAnsiTheme="minorHAnsi" w:cstheme="minorHAnsi"/>
          <w:spacing w:val="-2"/>
        </w:rPr>
        <w:t xml:space="preserve"> </w:t>
      </w:r>
      <w:r w:rsidRPr="00E1248E">
        <w:rPr>
          <w:rFonts w:asciiTheme="minorHAnsi" w:hAnsiTheme="minorHAnsi" w:cstheme="minorHAnsi"/>
        </w:rPr>
        <w:t>artificielle</w:t>
      </w:r>
      <w:r w:rsidRPr="00E1248E">
        <w:rPr>
          <w:rFonts w:asciiTheme="minorHAnsi" w:hAnsiTheme="minorHAnsi" w:cstheme="minorHAnsi"/>
          <w:spacing w:val="-3"/>
        </w:rPr>
        <w:t xml:space="preserve"> </w:t>
      </w:r>
      <w:r w:rsidRPr="00E1248E">
        <w:rPr>
          <w:rFonts w:asciiTheme="minorHAnsi" w:hAnsiTheme="minorHAnsi" w:cstheme="minorHAnsi"/>
        </w:rPr>
        <w:t>du</w:t>
      </w:r>
      <w:r w:rsidRPr="00E1248E">
        <w:rPr>
          <w:rFonts w:asciiTheme="minorHAnsi" w:hAnsiTheme="minorHAnsi" w:cstheme="minorHAnsi"/>
          <w:spacing w:val="-3"/>
        </w:rPr>
        <w:t xml:space="preserve"> </w:t>
      </w:r>
      <w:r w:rsidRPr="00E1248E">
        <w:rPr>
          <w:rFonts w:asciiTheme="minorHAnsi" w:hAnsiTheme="minorHAnsi" w:cstheme="minorHAnsi"/>
        </w:rPr>
        <w:t>Cégep</w:t>
      </w:r>
      <w:r w:rsidRPr="00E1248E">
        <w:rPr>
          <w:rFonts w:asciiTheme="minorHAnsi" w:hAnsiTheme="minorHAnsi" w:cstheme="minorHAnsi"/>
          <w:spacing w:val="-3"/>
        </w:rPr>
        <w:t xml:space="preserve"> </w:t>
      </w:r>
      <w:r w:rsidRPr="00E1248E">
        <w:rPr>
          <w:rFonts w:asciiTheme="minorHAnsi" w:hAnsiTheme="minorHAnsi" w:cstheme="minorHAnsi"/>
        </w:rPr>
        <w:t>de</w:t>
      </w:r>
      <w:r w:rsidRPr="00E1248E">
        <w:rPr>
          <w:rFonts w:asciiTheme="minorHAnsi" w:hAnsiTheme="minorHAnsi" w:cstheme="minorHAnsi"/>
          <w:spacing w:val="-2"/>
        </w:rPr>
        <w:t xml:space="preserve"> </w:t>
      </w:r>
      <w:r w:rsidRPr="00E1248E">
        <w:rPr>
          <w:rFonts w:asciiTheme="minorHAnsi" w:hAnsiTheme="minorHAnsi" w:cstheme="minorHAnsi"/>
        </w:rPr>
        <w:t>Sainte-</w:t>
      </w:r>
      <w:r w:rsidRPr="00E1248E">
        <w:rPr>
          <w:rFonts w:asciiTheme="minorHAnsi" w:hAnsiTheme="minorHAnsi" w:cstheme="minorHAnsi"/>
          <w:spacing w:val="-4"/>
        </w:rPr>
        <w:t>Foy.</w:t>
      </w:r>
    </w:p>
    <w:p w:rsidRPr="00E1248E" w:rsidR="005B7C97" w:rsidP="00E1248E" w:rsidRDefault="005B7C97" w14:paraId="77FF2FE2" w14:textId="77777777">
      <w:pPr>
        <w:pStyle w:val="Corpsdetexte"/>
        <w:spacing w:before="21"/>
        <w:jc w:val="both"/>
        <w:rPr>
          <w:rFonts w:asciiTheme="minorHAnsi" w:hAnsiTheme="minorHAnsi" w:cstheme="minorHAnsi"/>
        </w:rPr>
      </w:pPr>
    </w:p>
    <w:p w:rsidRPr="00E1248E" w:rsidR="005B7C97" w:rsidP="00E1248E" w:rsidRDefault="00F3744F" w14:paraId="13DCD9EE" w14:textId="77777777">
      <w:pPr>
        <w:pStyle w:val="Titre1"/>
        <w:tabs>
          <w:tab w:val="left" w:pos="5373"/>
          <w:tab w:val="left" w:pos="10216"/>
        </w:tabs>
        <w:jc w:val="both"/>
        <w:rPr>
          <w:rFonts w:asciiTheme="minorHAnsi" w:hAnsiTheme="minorHAnsi" w:cstheme="minorHAnsi"/>
          <w:sz w:val="22"/>
          <w:szCs w:val="22"/>
        </w:rPr>
      </w:pPr>
      <w:r w:rsidRPr="00E1248E">
        <w:rPr>
          <w:rFonts w:asciiTheme="minorHAnsi" w:hAnsiTheme="minorHAnsi" w:cstheme="minorHAnsi"/>
          <w:sz w:val="22"/>
          <w:szCs w:val="22"/>
        </w:rPr>
        <w:t>Date</w:t>
      </w:r>
      <w:r w:rsidRPr="00E1248E">
        <w:rPr>
          <w:rFonts w:asciiTheme="minorHAnsi" w:hAnsiTheme="minorHAnsi" w:cstheme="minorHAnsi"/>
          <w:spacing w:val="-1"/>
          <w:sz w:val="22"/>
          <w:szCs w:val="22"/>
        </w:rPr>
        <w:t xml:space="preserve"> </w:t>
      </w:r>
      <w:r w:rsidRPr="00E1248E">
        <w:rPr>
          <w:rFonts w:asciiTheme="minorHAnsi" w:hAnsiTheme="minorHAnsi" w:cstheme="minorHAnsi"/>
          <w:sz w:val="22"/>
          <w:szCs w:val="22"/>
        </w:rPr>
        <w:t>de</w:t>
      </w:r>
      <w:r w:rsidRPr="00E1248E">
        <w:rPr>
          <w:rFonts w:asciiTheme="minorHAnsi" w:hAnsiTheme="minorHAnsi" w:cstheme="minorHAnsi"/>
          <w:spacing w:val="-1"/>
          <w:sz w:val="22"/>
          <w:szCs w:val="22"/>
        </w:rPr>
        <w:t xml:space="preserve"> </w:t>
      </w:r>
      <w:r w:rsidRPr="00E1248E">
        <w:rPr>
          <w:rFonts w:asciiTheme="minorHAnsi" w:hAnsiTheme="minorHAnsi" w:cstheme="minorHAnsi"/>
          <w:sz w:val="22"/>
          <w:szCs w:val="22"/>
        </w:rPr>
        <w:t>début</w:t>
      </w:r>
      <w:r w:rsidRPr="00E1248E">
        <w:rPr>
          <w:rFonts w:asciiTheme="minorHAnsi" w:hAnsiTheme="minorHAnsi" w:cstheme="minorHAnsi"/>
          <w:spacing w:val="-2"/>
          <w:sz w:val="22"/>
          <w:szCs w:val="22"/>
        </w:rPr>
        <w:t xml:space="preserve"> </w:t>
      </w:r>
      <w:r w:rsidRPr="00E1248E">
        <w:rPr>
          <w:rFonts w:asciiTheme="minorHAnsi" w:hAnsiTheme="minorHAnsi" w:cstheme="minorHAnsi"/>
          <w:sz w:val="22"/>
          <w:szCs w:val="22"/>
        </w:rPr>
        <w:t xml:space="preserve">du stage : </w:t>
      </w:r>
      <w:r w:rsidRPr="00E1248E">
        <w:rPr>
          <w:rFonts w:asciiTheme="minorHAnsi" w:hAnsiTheme="minorHAnsi" w:cstheme="minorHAnsi"/>
          <w:sz w:val="22"/>
          <w:szCs w:val="22"/>
          <w:u w:val="thick"/>
        </w:rPr>
        <w:tab/>
      </w:r>
      <w:r w:rsidRPr="00E1248E">
        <w:rPr>
          <w:rFonts w:asciiTheme="minorHAnsi" w:hAnsiTheme="minorHAnsi" w:cstheme="minorHAnsi"/>
          <w:spacing w:val="80"/>
          <w:w w:val="150"/>
          <w:sz w:val="22"/>
          <w:szCs w:val="22"/>
        </w:rPr>
        <w:t xml:space="preserve"> </w:t>
      </w:r>
      <w:r w:rsidRPr="00E1248E">
        <w:rPr>
          <w:rFonts w:asciiTheme="minorHAnsi" w:hAnsiTheme="minorHAnsi" w:cstheme="minorHAnsi"/>
          <w:sz w:val="22"/>
          <w:szCs w:val="22"/>
        </w:rPr>
        <w:t xml:space="preserve">Date de fin du stage : </w:t>
      </w:r>
      <w:r w:rsidRPr="00E1248E">
        <w:rPr>
          <w:rFonts w:asciiTheme="minorHAnsi" w:hAnsiTheme="minorHAnsi" w:cstheme="minorHAnsi"/>
          <w:sz w:val="22"/>
          <w:szCs w:val="22"/>
          <w:u w:val="thick"/>
        </w:rPr>
        <w:tab/>
      </w:r>
    </w:p>
    <w:p w:rsidRPr="00E1248E" w:rsidR="005B7C97" w:rsidP="00E1248E" w:rsidRDefault="005B7C97" w14:paraId="1AA1376F" w14:textId="77777777">
      <w:pPr>
        <w:pStyle w:val="Corpsdetexte"/>
        <w:spacing w:before="19"/>
        <w:jc w:val="both"/>
        <w:rPr>
          <w:rFonts w:asciiTheme="minorHAnsi" w:hAnsiTheme="minorHAnsi" w:cstheme="minorHAnsi"/>
          <w:b/>
        </w:rPr>
      </w:pPr>
    </w:p>
    <w:p w:rsidRPr="00E1248E" w:rsidR="005B7C97" w:rsidP="00E1248E" w:rsidRDefault="00F3744F" w14:paraId="35D86B1A" w14:textId="77777777">
      <w:pPr>
        <w:pStyle w:val="Corpsdetexte"/>
        <w:spacing w:line="242" w:lineRule="auto"/>
        <w:ind w:right="83"/>
        <w:jc w:val="both"/>
        <w:rPr>
          <w:rFonts w:asciiTheme="minorHAnsi" w:hAnsiTheme="minorHAnsi" w:cstheme="minorHAnsi"/>
        </w:rPr>
      </w:pPr>
      <w:r w:rsidRPr="00E1248E">
        <w:rPr>
          <w:rFonts w:asciiTheme="minorHAnsi" w:hAnsiTheme="minorHAnsi" w:cstheme="minorHAnsi"/>
        </w:rPr>
        <w:t>Le</w:t>
      </w:r>
      <w:r w:rsidRPr="00E1248E">
        <w:rPr>
          <w:rFonts w:asciiTheme="minorHAnsi" w:hAnsiTheme="minorHAnsi" w:cstheme="minorHAnsi"/>
          <w:spacing w:val="-3"/>
        </w:rPr>
        <w:t xml:space="preserve"> </w:t>
      </w:r>
      <w:r w:rsidRPr="00E1248E">
        <w:rPr>
          <w:rFonts w:asciiTheme="minorHAnsi" w:hAnsiTheme="minorHAnsi" w:cstheme="minorHAnsi"/>
        </w:rPr>
        <w:t>stage</w:t>
      </w:r>
      <w:r w:rsidRPr="00E1248E">
        <w:rPr>
          <w:rFonts w:asciiTheme="minorHAnsi" w:hAnsiTheme="minorHAnsi" w:cstheme="minorHAnsi"/>
          <w:spacing w:val="-3"/>
        </w:rPr>
        <w:t xml:space="preserve"> </w:t>
      </w:r>
      <w:r w:rsidRPr="00E1248E">
        <w:rPr>
          <w:rFonts w:asciiTheme="minorHAnsi" w:hAnsiTheme="minorHAnsi" w:cstheme="minorHAnsi"/>
        </w:rPr>
        <w:t>est</w:t>
      </w:r>
      <w:r w:rsidRPr="00E1248E">
        <w:rPr>
          <w:rFonts w:asciiTheme="minorHAnsi" w:hAnsiTheme="minorHAnsi" w:cstheme="minorHAnsi"/>
          <w:spacing w:val="-5"/>
        </w:rPr>
        <w:t xml:space="preserve"> </w:t>
      </w:r>
      <w:r w:rsidRPr="00E1248E">
        <w:rPr>
          <w:rFonts w:asciiTheme="minorHAnsi" w:hAnsiTheme="minorHAnsi" w:cstheme="minorHAnsi"/>
        </w:rPr>
        <w:t>d’une</w:t>
      </w:r>
      <w:r w:rsidRPr="00E1248E">
        <w:rPr>
          <w:rFonts w:asciiTheme="minorHAnsi" w:hAnsiTheme="minorHAnsi" w:cstheme="minorHAnsi"/>
          <w:spacing w:val="-3"/>
        </w:rPr>
        <w:t xml:space="preserve"> </w:t>
      </w:r>
      <w:r w:rsidRPr="00E1248E">
        <w:rPr>
          <w:rFonts w:asciiTheme="minorHAnsi" w:hAnsiTheme="minorHAnsi" w:cstheme="minorHAnsi"/>
        </w:rPr>
        <w:t>durée</w:t>
      </w:r>
      <w:r w:rsidRPr="00E1248E">
        <w:rPr>
          <w:rFonts w:asciiTheme="minorHAnsi" w:hAnsiTheme="minorHAnsi" w:cstheme="minorHAnsi"/>
          <w:spacing w:val="-3"/>
        </w:rPr>
        <w:t xml:space="preserve"> </w:t>
      </w:r>
      <w:r w:rsidRPr="00E1248E">
        <w:rPr>
          <w:rFonts w:asciiTheme="minorHAnsi" w:hAnsiTheme="minorHAnsi" w:cstheme="minorHAnsi"/>
        </w:rPr>
        <w:t>de</w:t>
      </w:r>
      <w:r w:rsidRPr="00E1248E">
        <w:rPr>
          <w:rFonts w:asciiTheme="minorHAnsi" w:hAnsiTheme="minorHAnsi" w:cstheme="minorHAnsi"/>
          <w:spacing w:val="-3"/>
        </w:rPr>
        <w:t xml:space="preserve"> </w:t>
      </w:r>
      <w:r w:rsidRPr="00E1248E">
        <w:rPr>
          <w:rFonts w:asciiTheme="minorHAnsi" w:hAnsiTheme="minorHAnsi" w:cstheme="minorHAnsi"/>
        </w:rPr>
        <w:t>300</w:t>
      </w:r>
      <w:r w:rsidRPr="00E1248E">
        <w:rPr>
          <w:rFonts w:asciiTheme="minorHAnsi" w:hAnsiTheme="minorHAnsi" w:cstheme="minorHAnsi"/>
          <w:spacing w:val="-5"/>
        </w:rPr>
        <w:t xml:space="preserve"> </w:t>
      </w:r>
      <w:r w:rsidRPr="00E1248E">
        <w:rPr>
          <w:rFonts w:asciiTheme="minorHAnsi" w:hAnsiTheme="minorHAnsi" w:cstheme="minorHAnsi"/>
        </w:rPr>
        <w:t>heures</w:t>
      </w:r>
      <w:r w:rsidRPr="00E1248E">
        <w:rPr>
          <w:rFonts w:asciiTheme="minorHAnsi" w:hAnsiTheme="minorHAnsi" w:cstheme="minorHAnsi"/>
          <w:spacing w:val="-3"/>
        </w:rPr>
        <w:t xml:space="preserve"> </w:t>
      </w:r>
      <w:r w:rsidRPr="00E1248E">
        <w:rPr>
          <w:rFonts w:asciiTheme="minorHAnsi" w:hAnsiTheme="minorHAnsi" w:cstheme="minorHAnsi"/>
        </w:rPr>
        <w:t>sur</w:t>
      </w:r>
      <w:r w:rsidRPr="00E1248E">
        <w:rPr>
          <w:rFonts w:asciiTheme="minorHAnsi" w:hAnsiTheme="minorHAnsi" w:cstheme="minorHAnsi"/>
          <w:spacing w:val="-3"/>
        </w:rPr>
        <w:t xml:space="preserve"> </w:t>
      </w:r>
      <w:r w:rsidRPr="00E1248E">
        <w:rPr>
          <w:rFonts w:asciiTheme="minorHAnsi" w:hAnsiTheme="minorHAnsi" w:cstheme="minorHAnsi"/>
        </w:rPr>
        <w:t>une</w:t>
      </w:r>
      <w:r w:rsidRPr="00E1248E">
        <w:rPr>
          <w:rFonts w:asciiTheme="minorHAnsi" w:hAnsiTheme="minorHAnsi" w:cstheme="minorHAnsi"/>
          <w:spacing w:val="-3"/>
        </w:rPr>
        <w:t xml:space="preserve"> </w:t>
      </w:r>
      <w:r w:rsidRPr="00E1248E">
        <w:rPr>
          <w:rFonts w:asciiTheme="minorHAnsi" w:hAnsiTheme="minorHAnsi" w:cstheme="minorHAnsi"/>
        </w:rPr>
        <w:t>période</w:t>
      </w:r>
      <w:r w:rsidRPr="00E1248E">
        <w:rPr>
          <w:rFonts w:asciiTheme="minorHAnsi" w:hAnsiTheme="minorHAnsi" w:cstheme="minorHAnsi"/>
          <w:spacing w:val="-3"/>
        </w:rPr>
        <w:t xml:space="preserve"> </w:t>
      </w:r>
      <w:r w:rsidRPr="00E1248E">
        <w:rPr>
          <w:rFonts w:asciiTheme="minorHAnsi" w:hAnsiTheme="minorHAnsi" w:cstheme="minorHAnsi"/>
        </w:rPr>
        <w:t>de</w:t>
      </w:r>
      <w:r w:rsidRPr="00E1248E">
        <w:rPr>
          <w:rFonts w:asciiTheme="minorHAnsi" w:hAnsiTheme="minorHAnsi" w:cstheme="minorHAnsi"/>
          <w:spacing w:val="-3"/>
        </w:rPr>
        <w:t xml:space="preserve"> </w:t>
      </w:r>
      <w:r w:rsidRPr="00E1248E">
        <w:rPr>
          <w:rFonts w:asciiTheme="minorHAnsi" w:hAnsiTheme="minorHAnsi" w:cstheme="minorHAnsi"/>
        </w:rPr>
        <w:t>10</w:t>
      </w:r>
      <w:r w:rsidRPr="00E1248E">
        <w:rPr>
          <w:rFonts w:asciiTheme="minorHAnsi" w:hAnsiTheme="minorHAnsi" w:cstheme="minorHAnsi"/>
          <w:spacing w:val="-5"/>
        </w:rPr>
        <w:t xml:space="preserve"> </w:t>
      </w:r>
      <w:r w:rsidRPr="00E1248E">
        <w:rPr>
          <w:rFonts w:asciiTheme="minorHAnsi" w:hAnsiTheme="minorHAnsi" w:cstheme="minorHAnsi"/>
        </w:rPr>
        <w:t>à 20</w:t>
      </w:r>
      <w:r w:rsidRPr="00E1248E">
        <w:rPr>
          <w:rFonts w:asciiTheme="minorHAnsi" w:hAnsiTheme="minorHAnsi" w:cstheme="minorHAnsi"/>
          <w:spacing w:val="-5"/>
        </w:rPr>
        <w:t xml:space="preserve"> </w:t>
      </w:r>
      <w:r w:rsidRPr="00E1248E">
        <w:rPr>
          <w:rFonts w:asciiTheme="minorHAnsi" w:hAnsiTheme="minorHAnsi" w:cstheme="minorHAnsi"/>
        </w:rPr>
        <w:t>semaines.</w:t>
      </w:r>
      <w:r w:rsidRPr="00E1248E">
        <w:rPr>
          <w:rFonts w:asciiTheme="minorHAnsi" w:hAnsiTheme="minorHAnsi" w:cstheme="minorHAnsi"/>
          <w:spacing w:val="-1"/>
        </w:rPr>
        <w:t xml:space="preserve"> </w:t>
      </w:r>
      <w:r w:rsidRPr="00E1248E">
        <w:rPr>
          <w:rFonts w:asciiTheme="minorHAnsi" w:hAnsiTheme="minorHAnsi" w:cstheme="minorHAnsi"/>
        </w:rPr>
        <w:t>Pour</w:t>
      </w:r>
      <w:r w:rsidRPr="00E1248E">
        <w:rPr>
          <w:rFonts w:asciiTheme="minorHAnsi" w:hAnsiTheme="minorHAnsi" w:cstheme="minorHAnsi"/>
          <w:spacing w:val="-3"/>
        </w:rPr>
        <w:t xml:space="preserve"> </w:t>
      </w:r>
      <w:r w:rsidRPr="00E1248E">
        <w:rPr>
          <w:rFonts w:asciiTheme="minorHAnsi" w:hAnsiTheme="minorHAnsi" w:cstheme="minorHAnsi"/>
        </w:rPr>
        <w:t>cela,</w:t>
      </w:r>
      <w:r w:rsidRPr="00E1248E">
        <w:rPr>
          <w:rFonts w:asciiTheme="minorHAnsi" w:hAnsiTheme="minorHAnsi" w:cstheme="minorHAnsi"/>
          <w:spacing w:val="-1"/>
        </w:rPr>
        <w:t xml:space="preserve"> </w:t>
      </w:r>
      <w:r w:rsidRPr="00E1248E">
        <w:rPr>
          <w:rFonts w:asciiTheme="minorHAnsi" w:hAnsiTheme="minorHAnsi" w:cstheme="minorHAnsi"/>
        </w:rPr>
        <w:t>nous</w:t>
      </w:r>
      <w:r w:rsidRPr="00E1248E">
        <w:rPr>
          <w:rFonts w:asciiTheme="minorHAnsi" w:hAnsiTheme="minorHAnsi" w:cstheme="minorHAnsi"/>
          <w:spacing w:val="-3"/>
        </w:rPr>
        <w:t xml:space="preserve"> </w:t>
      </w:r>
      <w:r w:rsidRPr="00E1248E">
        <w:rPr>
          <w:rFonts w:asciiTheme="minorHAnsi" w:hAnsiTheme="minorHAnsi" w:cstheme="minorHAnsi"/>
        </w:rPr>
        <w:t>nous</w:t>
      </w:r>
      <w:r w:rsidRPr="00E1248E">
        <w:rPr>
          <w:rFonts w:asciiTheme="minorHAnsi" w:hAnsiTheme="minorHAnsi" w:cstheme="minorHAnsi"/>
          <w:spacing w:val="-3"/>
        </w:rPr>
        <w:t xml:space="preserve"> </w:t>
      </w:r>
      <w:r w:rsidRPr="00E1248E">
        <w:rPr>
          <w:rFonts w:asciiTheme="minorHAnsi" w:hAnsiTheme="minorHAnsi" w:cstheme="minorHAnsi"/>
        </w:rPr>
        <w:t>engageons au meilleur de nos capacités et tout en composant avec les conditions d'opérations de notre milieu, à respecter les conditions suivantes :</w:t>
      </w:r>
    </w:p>
    <w:p w:rsidRPr="00E1248E" w:rsidR="005B7C97" w:rsidP="00E1248E" w:rsidRDefault="00F3744F" w14:paraId="4A918CC0" w14:textId="77777777">
      <w:pPr>
        <w:pStyle w:val="Paragraphedeliste"/>
        <w:numPr>
          <w:ilvl w:val="0"/>
          <w:numId w:val="1"/>
        </w:numPr>
        <w:tabs>
          <w:tab w:val="left" w:pos="1134"/>
        </w:tabs>
        <w:spacing w:before="7"/>
        <w:ind w:left="1134" w:right="427" w:hanging="567"/>
        <w:jc w:val="both"/>
        <w:rPr>
          <w:rFonts w:asciiTheme="minorHAnsi" w:hAnsiTheme="minorHAnsi" w:cstheme="minorHAnsi"/>
        </w:rPr>
      </w:pPr>
      <w:r w:rsidRPr="00E1248E">
        <w:rPr>
          <w:rFonts w:asciiTheme="minorHAnsi" w:hAnsiTheme="minorHAnsi" w:cstheme="minorHAnsi"/>
        </w:rPr>
        <w:t>Assurer</w:t>
      </w:r>
      <w:r w:rsidRPr="00E1248E">
        <w:rPr>
          <w:rFonts w:asciiTheme="minorHAnsi" w:hAnsiTheme="minorHAnsi" w:cstheme="minorHAnsi"/>
          <w:spacing w:val="-3"/>
        </w:rPr>
        <w:t xml:space="preserve"> </w:t>
      </w:r>
      <w:r w:rsidRPr="00E1248E">
        <w:rPr>
          <w:rFonts w:asciiTheme="minorHAnsi" w:hAnsiTheme="minorHAnsi" w:cstheme="minorHAnsi"/>
        </w:rPr>
        <w:t>la</w:t>
      </w:r>
      <w:r w:rsidRPr="00E1248E">
        <w:rPr>
          <w:rFonts w:asciiTheme="minorHAnsi" w:hAnsiTheme="minorHAnsi" w:cstheme="minorHAnsi"/>
          <w:spacing w:val="-3"/>
        </w:rPr>
        <w:t xml:space="preserve"> </w:t>
      </w:r>
      <w:r w:rsidRPr="00E1248E">
        <w:rPr>
          <w:rFonts w:asciiTheme="minorHAnsi" w:hAnsiTheme="minorHAnsi" w:cstheme="minorHAnsi"/>
        </w:rPr>
        <w:t>présence</w:t>
      </w:r>
      <w:r w:rsidRPr="00E1248E">
        <w:rPr>
          <w:rFonts w:asciiTheme="minorHAnsi" w:hAnsiTheme="minorHAnsi" w:cstheme="minorHAnsi"/>
          <w:spacing w:val="-3"/>
        </w:rPr>
        <w:t xml:space="preserve"> </w:t>
      </w:r>
      <w:r w:rsidRPr="00E1248E">
        <w:rPr>
          <w:rFonts w:asciiTheme="minorHAnsi" w:hAnsiTheme="minorHAnsi" w:cstheme="minorHAnsi"/>
        </w:rPr>
        <w:t>et</w:t>
      </w:r>
      <w:r w:rsidRPr="00E1248E">
        <w:rPr>
          <w:rFonts w:asciiTheme="minorHAnsi" w:hAnsiTheme="minorHAnsi" w:cstheme="minorHAnsi"/>
          <w:spacing w:val="-5"/>
        </w:rPr>
        <w:t xml:space="preserve"> </w:t>
      </w:r>
      <w:r w:rsidRPr="00E1248E">
        <w:rPr>
          <w:rFonts w:asciiTheme="minorHAnsi" w:hAnsiTheme="minorHAnsi" w:cstheme="minorHAnsi"/>
        </w:rPr>
        <w:t>le</w:t>
      </w:r>
      <w:r w:rsidRPr="00E1248E">
        <w:rPr>
          <w:rFonts w:asciiTheme="minorHAnsi" w:hAnsiTheme="minorHAnsi" w:cstheme="minorHAnsi"/>
          <w:spacing w:val="-3"/>
        </w:rPr>
        <w:t xml:space="preserve"> </w:t>
      </w:r>
      <w:r w:rsidRPr="00E1248E">
        <w:rPr>
          <w:rFonts w:asciiTheme="minorHAnsi" w:hAnsiTheme="minorHAnsi" w:cstheme="minorHAnsi"/>
        </w:rPr>
        <w:t>soutien</w:t>
      </w:r>
      <w:r w:rsidRPr="00E1248E">
        <w:rPr>
          <w:rFonts w:asciiTheme="minorHAnsi" w:hAnsiTheme="minorHAnsi" w:cstheme="minorHAnsi"/>
          <w:spacing w:val="-4"/>
        </w:rPr>
        <w:t xml:space="preserve"> </w:t>
      </w:r>
      <w:r w:rsidRPr="00E1248E">
        <w:rPr>
          <w:rFonts w:asciiTheme="minorHAnsi" w:hAnsiTheme="minorHAnsi" w:cstheme="minorHAnsi"/>
        </w:rPr>
        <w:t>d'une</w:t>
      </w:r>
      <w:r w:rsidRPr="00E1248E">
        <w:rPr>
          <w:rFonts w:asciiTheme="minorHAnsi" w:hAnsiTheme="minorHAnsi" w:cstheme="minorHAnsi"/>
          <w:spacing w:val="-3"/>
        </w:rPr>
        <w:t xml:space="preserve"> </w:t>
      </w:r>
      <w:r w:rsidRPr="00E1248E">
        <w:rPr>
          <w:rFonts w:asciiTheme="minorHAnsi" w:hAnsiTheme="minorHAnsi" w:cstheme="minorHAnsi"/>
        </w:rPr>
        <w:t>personne</w:t>
      </w:r>
      <w:r w:rsidRPr="00E1248E">
        <w:rPr>
          <w:rFonts w:asciiTheme="minorHAnsi" w:hAnsiTheme="minorHAnsi" w:cstheme="minorHAnsi"/>
          <w:spacing w:val="-3"/>
        </w:rPr>
        <w:t xml:space="preserve"> </w:t>
      </w:r>
      <w:r w:rsidRPr="00E1248E">
        <w:rPr>
          <w:rFonts w:asciiTheme="minorHAnsi" w:hAnsiTheme="minorHAnsi" w:cstheme="minorHAnsi"/>
        </w:rPr>
        <w:t>responsable</w:t>
      </w:r>
      <w:r w:rsidRPr="00E1248E">
        <w:rPr>
          <w:rFonts w:asciiTheme="minorHAnsi" w:hAnsiTheme="minorHAnsi" w:cstheme="minorHAnsi"/>
          <w:spacing w:val="-3"/>
        </w:rPr>
        <w:t xml:space="preserve"> </w:t>
      </w:r>
      <w:r w:rsidRPr="00E1248E">
        <w:rPr>
          <w:rFonts w:asciiTheme="minorHAnsi" w:hAnsiTheme="minorHAnsi" w:cstheme="minorHAnsi"/>
        </w:rPr>
        <w:t>du</w:t>
      </w:r>
      <w:r w:rsidRPr="00E1248E">
        <w:rPr>
          <w:rFonts w:asciiTheme="minorHAnsi" w:hAnsiTheme="minorHAnsi" w:cstheme="minorHAnsi"/>
          <w:spacing w:val="-4"/>
        </w:rPr>
        <w:t xml:space="preserve"> </w:t>
      </w:r>
      <w:r w:rsidRPr="00E1248E">
        <w:rPr>
          <w:rFonts w:asciiTheme="minorHAnsi" w:hAnsiTheme="minorHAnsi" w:cstheme="minorHAnsi"/>
        </w:rPr>
        <w:t>stagiaire</w:t>
      </w:r>
      <w:r w:rsidRPr="00E1248E">
        <w:rPr>
          <w:rFonts w:asciiTheme="minorHAnsi" w:hAnsiTheme="minorHAnsi" w:cstheme="minorHAnsi"/>
          <w:spacing w:val="-3"/>
        </w:rPr>
        <w:t xml:space="preserve"> </w:t>
      </w:r>
      <w:r w:rsidRPr="00E1248E">
        <w:rPr>
          <w:rFonts w:asciiTheme="minorHAnsi" w:hAnsiTheme="minorHAnsi" w:cstheme="minorHAnsi"/>
        </w:rPr>
        <w:t>durant</w:t>
      </w:r>
      <w:r w:rsidRPr="00E1248E">
        <w:rPr>
          <w:rFonts w:asciiTheme="minorHAnsi" w:hAnsiTheme="minorHAnsi" w:cstheme="minorHAnsi"/>
          <w:spacing w:val="-5"/>
        </w:rPr>
        <w:t xml:space="preserve"> </w:t>
      </w:r>
      <w:r w:rsidRPr="00E1248E">
        <w:rPr>
          <w:rFonts w:asciiTheme="minorHAnsi" w:hAnsiTheme="minorHAnsi" w:cstheme="minorHAnsi"/>
        </w:rPr>
        <w:t>toute</w:t>
      </w:r>
      <w:r w:rsidRPr="00E1248E">
        <w:rPr>
          <w:rFonts w:asciiTheme="minorHAnsi" w:hAnsiTheme="minorHAnsi" w:cstheme="minorHAnsi"/>
          <w:spacing w:val="-3"/>
        </w:rPr>
        <w:t xml:space="preserve"> </w:t>
      </w:r>
      <w:r w:rsidRPr="00E1248E">
        <w:rPr>
          <w:rFonts w:asciiTheme="minorHAnsi" w:hAnsiTheme="minorHAnsi" w:cstheme="minorHAnsi"/>
        </w:rPr>
        <w:t>la</w:t>
      </w:r>
      <w:r w:rsidRPr="00E1248E">
        <w:rPr>
          <w:rFonts w:asciiTheme="minorHAnsi" w:hAnsiTheme="minorHAnsi" w:cstheme="minorHAnsi"/>
          <w:spacing w:val="-3"/>
        </w:rPr>
        <w:t xml:space="preserve"> </w:t>
      </w:r>
      <w:r w:rsidRPr="00E1248E">
        <w:rPr>
          <w:rFonts w:asciiTheme="minorHAnsi" w:hAnsiTheme="minorHAnsi" w:cstheme="minorHAnsi"/>
        </w:rPr>
        <w:t>durée</w:t>
      </w:r>
      <w:r w:rsidRPr="00E1248E">
        <w:rPr>
          <w:rFonts w:asciiTheme="minorHAnsi" w:hAnsiTheme="minorHAnsi" w:cstheme="minorHAnsi"/>
          <w:spacing w:val="-3"/>
        </w:rPr>
        <w:t xml:space="preserve"> </w:t>
      </w:r>
      <w:r w:rsidRPr="00E1248E">
        <w:rPr>
          <w:rFonts w:asciiTheme="minorHAnsi" w:hAnsiTheme="minorHAnsi" w:cstheme="minorHAnsi"/>
        </w:rPr>
        <w:t xml:space="preserve">du </w:t>
      </w:r>
      <w:r w:rsidRPr="00E1248E">
        <w:rPr>
          <w:rFonts w:asciiTheme="minorHAnsi" w:hAnsiTheme="minorHAnsi" w:cstheme="minorHAnsi"/>
          <w:spacing w:val="-2"/>
        </w:rPr>
        <w:t>stage.</w:t>
      </w:r>
    </w:p>
    <w:p w:rsidRPr="00E1248E" w:rsidR="005B7C97" w:rsidP="05A5A2A0" w:rsidRDefault="00F3744F" w14:paraId="4CD18674" w14:textId="1C664611">
      <w:pPr>
        <w:pStyle w:val="Paragraphedeliste"/>
        <w:numPr>
          <w:ilvl w:val="0"/>
          <w:numId w:val="1"/>
        </w:numPr>
        <w:tabs>
          <w:tab w:val="left" w:pos="1134"/>
        </w:tabs>
        <w:ind w:left="1134" w:right="176" w:hanging="567"/>
        <w:jc w:val="both"/>
        <w:rPr>
          <w:rFonts w:ascii="Calibri" w:hAnsi="Calibri" w:cs="Calibri" w:asciiTheme="minorAscii" w:hAnsiTheme="minorAscii" w:cstheme="minorAscii"/>
        </w:rPr>
      </w:pPr>
      <w:r w:rsidRPr="05A5A2A0" w:rsidR="00F3744F">
        <w:rPr>
          <w:rFonts w:ascii="Calibri" w:hAnsi="Calibri" w:cs="Calibri" w:asciiTheme="minorAscii" w:hAnsiTheme="minorAscii" w:cstheme="minorAscii"/>
        </w:rPr>
        <w:t>Mettre</w:t>
      </w:r>
      <w:r w:rsidRPr="05A5A2A0" w:rsidR="00F3744F">
        <w:rPr>
          <w:rFonts w:ascii="Calibri" w:hAnsi="Calibri" w:cs="Calibri" w:asciiTheme="minorAscii" w:hAnsiTheme="minorAscii" w:cstheme="minorAscii"/>
          <w:spacing w:val="-3"/>
        </w:rPr>
        <w:t xml:space="preserve"> </w:t>
      </w:r>
      <w:r w:rsidRPr="05A5A2A0" w:rsidR="00F3744F">
        <w:rPr>
          <w:rFonts w:ascii="Calibri" w:hAnsi="Calibri" w:cs="Calibri" w:asciiTheme="minorAscii" w:hAnsiTheme="minorAscii" w:cstheme="minorAscii"/>
        </w:rPr>
        <w:t>à</w:t>
      </w:r>
      <w:r w:rsidRPr="05A5A2A0" w:rsidR="00F3744F">
        <w:rPr>
          <w:rFonts w:ascii="Calibri" w:hAnsi="Calibri" w:cs="Calibri" w:asciiTheme="minorAscii" w:hAnsiTheme="minorAscii" w:cstheme="minorAscii"/>
          <w:spacing w:val="-3"/>
        </w:rPr>
        <w:t xml:space="preserve"> </w:t>
      </w:r>
      <w:r w:rsidRPr="05A5A2A0" w:rsidR="00F3744F">
        <w:rPr>
          <w:rFonts w:ascii="Calibri" w:hAnsi="Calibri" w:cs="Calibri" w:asciiTheme="minorAscii" w:hAnsiTheme="minorAscii" w:cstheme="minorAscii"/>
        </w:rPr>
        <w:t>la</w:t>
      </w:r>
      <w:r w:rsidRPr="05A5A2A0" w:rsidR="00F3744F">
        <w:rPr>
          <w:rFonts w:ascii="Calibri" w:hAnsi="Calibri" w:cs="Calibri" w:asciiTheme="minorAscii" w:hAnsiTheme="minorAscii" w:cstheme="minorAscii"/>
          <w:spacing w:val="-3"/>
        </w:rPr>
        <w:t xml:space="preserve"> </w:t>
      </w:r>
      <w:r w:rsidRPr="05A5A2A0" w:rsidR="00F3744F">
        <w:rPr>
          <w:rFonts w:ascii="Calibri" w:hAnsi="Calibri" w:cs="Calibri" w:asciiTheme="minorAscii" w:hAnsiTheme="minorAscii" w:cstheme="minorAscii"/>
        </w:rPr>
        <w:t>disposition</w:t>
      </w:r>
      <w:r w:rsidRPr="05A5A2A0" w:rsidR="00F3744F">
        <w:rPr>
          <w:rFonts w:ascii="Calibri" w:hAnsi="Calibri" w:cs="Calibri" w:asciiTheme="minorAscii" w:hAnsiTheme="minorAscii" w:cstheme="minorAscii"/>
          <w:spacing w:val="-4"/>
        </w:rPr>
        <w:t xml:space="preserve"> </w:t>
      </w:r>
      <w:r w:rsidRPr="05A5A2A0" w:rsidR="00F3744F">
        <w:rPr>
          <w:rFonts w:ascii="Calibri" w:hAnsi="Calibri" w:cs="Calibri" w:asciiTheme="minorAscii" w:hAnsiTheme="minorAscii" w:cstheme="minorAscii"/>
        </w:rPr>
        <w:t>du</w:t>
      </w:r>
      <w:r w:rsidRPr="05A5A2A0" w:rsidR="00F3744F">
        <w:rPr>
          <w:rFonts w:ascii="Calibri" w:hAnsi="Calibri" w:cs="Calibri" w:asciiTheme="minorAscii" w:hAnsiTheme="minorAscii" w:cstheme="minorAscii"/>
          <w:spacing w:val="-4"/>
        </w:rPr>
        <w:t xml:space="preserve"> </w:t>
      </w:r>
      <w:r w:rsidRPr="05A5A2A0" w:rsidR="00F3744F">
        <w:rPr>
          <w:rFonts w:ascii="Calibri" w:hAnsi="Calibri" w:cs="Calibri" w:asciiTheme="minorAscii" w:hAnsiTheme="minorAscii" w:cstheme="minorAscii"/>
        </w:rPr>
        <w:t>stagiaire</w:t>
      </w:r>
      <w:r w:rsidRPr="05A5A2A0" w:rsidR="00F3744F">
        <w:rPr>
          <w:rFonts w:ascii="Calibri" w:hAnsi="Calibri" w:cs="Calibri" w:asciiTheme="minorAscii" w:hAnsiTheme="minorAscii" w:cstheme="minorAscii"/>
          <w:spacing w:val="-3"/>
        </w:rPr>
        <w:t xml:space="preserve"> </w:t>
      </w:r>
      <w:r w:rsidRPr="05A5A2A0" w:rsidR="00F3744F">
        <w:rPr>
          <w:rFonts w:ascii="Calibri" w:hAnsi="Calibri" w:cs="Calibri" w:asciiTheme="minorAscii" w:hAnsiTheme="minorAscii" w:cstheme="minorAscii"/>
        </w:rPr>
        <w:t>tous</w:t>
      </w:r>
      <w:r w:rsidRPr="05A5A2A0" w:rsidR="00F3744F">
        <w:rPr>
          <w:rFonts w:ascii="Calibri" w:hAnsi="Calibri" w:cs="Calibri" w:asciiTheme="minorAscii" w:hAnsiTheme="minorAscii" w:cstheme="minorAscii"/>
          <w:spacing w:val="-3"/>
        </w:rPr>
        <w:t xml:space="preserve"> </w:t>
      </w:r>
      <w:r w:rsidRPr="05A5A2A0" w:rsidR="00F3744F">
        <w:rPr>
          <w:rFonts w:ascii="Calibri" w:hAnsi="Calibri" w:cs="Calibri" w:asciiTheme="minorAscii" w:hAnsiTheme="minorAscii" w:cstheme="minorAscii"/>
        </w:rPr>
        <w:t>les</w:t>
      </w:r>
      <w:r w:rsidRPr="05A5A2A0" w:rsidR="00F3744F">
        <w:rPr>
          <w:rFonts w:ascii="Calibri" w:hAnsi="Calibri" w:cs="Calibri" w:asciiTheme="minorAscii" w:hAnsiTheme="minorAscii" w:cstheme="minorAscii"/>
          <w:spacing w:val="-3"/>
        </w:rPr>
        <w:t xml:space="preserve"> </w:t>
      </w:r>
      <w:r w:rsidRPr="05A5A2A0" w:rsidR="00F3744F">
        <w:rPr>
          <w:rFonts w:ascii="Calibri" w:hAnsi="Calibri" w:cs="Calibri" w:asciiTheme="minorAscii" w:hAnsiTheme="minorAscii" w:cstheme="minorAscii"/>
        </w:rPr>
        <w:t>outils</w:t>
      </w:r>
      <w:r w:rsidRPr="05A5A2A0" w:rsidR="00F3744F">
        <w:rPr>
          <w:rFonts w:ascii="Calibri" w:hAnsi="Calibri" w:cs="Calibri" w:asciiTheme="minorAscii" w:hAnsiTheme="minorAscii" w:cstheme="minorAscii"/>
          <w:spacing w:val="-3"/>
        </w:rPr>
        <w:t xml:space="preserve"> </w:t>
      </w:r>
      <w:r w:rsidRPr="05A5A2A0" w:rsidR="00F3744F">
        <w:rPr>
          <w:rFonts w:ascii="Calibri" w:hAnsi="Calibri" w:cs="Calibri" w:asciiTheme="minorAscii" w:hAnsiTheme="minorAscii" w:cstheme="minorAscii"/>
        </w:rPr>
        <w:t>de</w:t>
      </w:r>
      <w:r w:rsidRPr="05A5A2A0" w:rsidR="00F3744F">
        <w:rPr>
          <w:rFonts w:ascii="Calibri" w:hAnsi="Calibri" w:cs="Calibri" w:asciiTheme="minorAscii" w:hAnsiTheme="minorAscii" w:cstheme="minorAscii"/>
          <w:spacing w:val="-3"/>
        </w:rPr>
        <w:t xml:space="preserve"> </w:t>
      </w:r>
      <w:r w:rsidRPr="05A5A2A0" w:rsidR="00F3744F">
        <w:rPr>
          <w:rFonts w:ascii="Calibri" w:hAnsi="Calibri" w:cs="Calibri" w:asciiTheme="minorAscii" w:hAnsiTheme="minorAscii" w:cstheme="minorAscii"/>
        </w:rPr>
        <w:t>travail</w:t>
      </w:r>
      <w:r w:rsidRPr="05A5A2A0" w:rsidR="00F3744F">
        <w:rPr>
          <w:rFonts w:ascii="Calibri" w:hAnsi="Calibri" w:cs="Calibri" w:asciiTheme="minorAscii" w:hAnsiTheme="minorAscii" w:cstheme="minorAscii"/>
          <w:spacing w:val="-1"/>
        </w:rPr>
        <w:t xml:space="preserve"> </w:t>
      </w:r>
      <w:r w:rsidRPr="05A5A2A0" w:rsidR="00F3744F">
        <w:rPr>
          <w:rFonts w:ascii="Calibri" w:hAnsi="Calibri" w:cs="Calibri" w:asciiTheme="minorAscii" w:hAnsiTheme="minorAscii" w:cstheme="minorAscii"/>
        </w:rPr>
        <w:t>nécessaires</w:t>
      </w:r>
      <w:r w:rsidRPr="05A5A2A0" w:rsidR="00F3744F">
        <w:rPr>
          <w:rFonts w:ascii="Calibri" w:hAnsi="Calibri" w:cs="Calibri" w:asciiTheme="minorAscii" w:hAnsiTheme="minorAscii" w:cstheme="minorAscii"/>
          <w:spacing w:val="-3"/>
        </w:rPr>
        <w:t xml:space="preserve"> </w:t>
      </w:r>
      <w:r w:rsidRPr="05A5A2A0" w:rsidR="00F3744F">
        <w:rPr>
          <w:rFonts w:ascii="Calibri" w:hAnsi="Calibri" w:cs="Calibri" w:asciiTheme="minorAscii" w:hAnsiTheme="minorAscii" w:cstheme="minorAscii"/>
        </w:rPr>
        <w:t>à</w:t>
      </w:r>
      <w:r w:rsidRPr="05A5A2A0" w:rsidR="00F3744F">
        <w:rPr>
          <w:rFonts w:ascii="Calibri" w:hAnsi="Calibri" w:cs="Calibri" w:asciiTheme="minorAscii" w:hAnsiTheme="minorAscii" w:cstheme="minorAscii"/>
          <w:spacing w:val="-4"/>
        </w:rPr>
        <w:t xml:space="preserve"> </w:t>
      </w:r>
      <w:r w:rsidRPr="05A5A2A0" w:rsidR="00F3744F">
        <w:rPr>
          <w:rFonts w:ascii="Calibri" w:hAnsi="Calibri" w:cs="Calibri" w:asciiTheme="minorAscii" w:hAnsiTheme="minorAscii" w:cstheme="minorAscii"/>
        </w:rPr>
        <w:t>la</w:t>
      </w:r>
      <w:r w:rsidRPr="05A5A2A0" w:rsidR="00F3744F">
        <w:rPr>
          <w:rFonts w:ascii="Calibri" w:hAnsi="Calibri" w:cs="Calibri" w:asciiTheme="minorAscii" w:hAnsiTheme="minorAscii" w:cstheme="minorAscii"/>
          <w:spacing w:val="-4"/>
        </w:rPr>
        <w:t xml:space="preserve"> </w:t>
      </w:r>
      <w:r w:rsidRPr="05A5A2A0" w:rsidR="00F3744F">
        <w:rPr>
          <w:rFonts w:ascii="Calibri" w:hAnsi="Calibri" w:cs="Calibri" w:asciiTheme="minorAscii" w:hAnsiTheme="minorAscii" w:cstheme="minorAscii"/>
        </w:rPr>
        <w:t>réalisation</w:t>
      </w:r>
      <w:r w:rsidRPr="05A5A2A0" w:rsidR="00F3744F">
        <w:rPr>
          <w:rFonts w:ascii="Calibri" w:hAnsi="Calibri" w:cs="Calibri" w:asciiTheme="minorAscii" w:hAnsiTheme="minorAscii" w:cstheme="minorAscii"/>
          <w:spacing w:val="-4"/>
        </w:rPr>
        <w:t xml:space="preserve"> </w:t>
      </w:r>
      <w:r w:rsidRPr="05A5A2A0" w:rsidR="00F3744F">
        <w:rPr>
          <w:rFonts w:ascii="Calibri" w:hAnsi="Calibri" w:cs="Calibri" w:asciiTheme="minorAscii" w:hAnsiTheme="minorAscii" w:cstheme="minorAscii"/>
        </w:rPr>
        <w:t>de</w:t>
      </w:r>
      <w:r w:rsidRPr="05A5A2A0" w:rsidR="00F3744F">
        <w:rPr>
          <w:rFonts w:ascii="Calibri" w:hAnsi="Calibri" w:cs="Calibri" w:asciiTheme="minorAscii" w:hAnsiTheme="minorAscii" w:cstheme="minorAscii"/>
          <w:spacing w:val="-3"/>
        </w:rPr>
        <w:t xml:space="preserve"> </w:t>
      </w:r>
      <w:r w:rsidRPr="05A5A2A0" w:rsidR="00F3744F">
        <w:rPr>
          <w:rFonts w:ascii="Calibri" w:hAnsi="Calibri" w:cs="Calibri" w:asciiTheme="minorAscii" w:hAnsiTheme="minorAscii" w:cstheme="minorAscii"/>
        </w:rPr>
        <w:t>son</w:t>
      </w:r>
      <w:r w:rsidRPr="05A5A2A0" w:rsidR="00F3744F">
        <w:rPr>
          <w:rFonts w:ascii="Calibri" w:hAnsi="Calibri" w:cs="Calibri" w:asciiTheme="minorAscii" w:hAnsiTheme="minorAscii" w:cstheme="minorAscii"/>
          <w:spacing w:val="-4"/>
        </w:rPr>
        <w:t xml:space="preserve"> </w:t>
      </w:r>
      <w:r w:rsidRPr="05A5A2A0" w:rsidR="00F3744F">
        <w:rPr>
          <w:rFonts w:ascii="Calibri" w:hAnsi="Calibri" w:cs="Calibri" w:asciiTheme="minorAscii" w:hAnsiTheme="minorAscii" w:cstheme="minorAscii"/>
        </w:rPr>
        <w:t>mandat (ordinateur/bureau lorsque le travail se fait sur place/fournitures diverses, etc.).</w:t>
      </w:r>
      <w:ins w:author="Thala Bouzit" w:date="2026-01-09T20:39:49.934Z" w:id="1395130751">
        <w:r w:rsidRPr="05A5A2A0" w:rsidR="7836A95D">
          <w:rPr>
            <w:rFonts w:ascii="Calibri" w:hAnsi="Calibri" w:cs="Calibri" w:asciiTheme="minorAscii" w:hAnsiTheme="minorAscii" w:cstheme="minorAscii"/>
          </w:rPr>
          <w:t xml:space="preserve"> </w:t>
        </w:r>
      </w:ins>
    </w:p>
    <w:p w:rsidRPr="00E1248E" w:rsidR="005B7C97" w:rsidP="00E1248E" w:rsidRDefault="00F3744F" w14:paraId="1D1FEEC7" w14:textId="77777777">
      <w:pPr>
        <w:pStyle w:val="Paragraphedeliste"/>
        <w:numPr>
          <w:ilvl w:val="0"/>
          <w:numId w:val="1"/>
        </w:numPr>
        <w:tabs>
          <w:tab w:val="left" w:pos="1134"/>
        </w:tabs>
        <w:ind w:left="1134" w:hanging="567"/>
        <w:jc w:val="both"/>
        <w:rPr>
          <w:rFonts w:asciiTheme="minorHAnsi" w:hAnsiTheme="minorHAnsi" w:cstheme="minorHAnsi"/>
        </w:rPr>
      </w:pPr>
      <w:r w:rsidRPr="00E1248E">
        <w:rPr>
          <w:rFonts w:asciiTheme="minorHAnsi" w:hAnsiTheme="minorHAnsi" w:cstheme="minorHAnsi"/>
        </w:rPr>
        <w:t>Accepter</w:t>
      </w:r>
      <w:r w:rsidRPr="00E1248E">
        <w:rPr>
          <w:rFonts w:asciiTheme="minorHAnsi" w:hAnsiTheme="minorHAnsi" w:cstheme="minorHAnsi"/>
          <w:spacing w:val="-6"/>
        </w:rPr>
        <w:t xml:space="preserve"> </w:t>
      </w:r>
      <w:r w:rsidRPr="00E1248E">
        <w:rPr>
          <w:rFonts w:asciiTheme="minorHAnsi" w:hAnsiTheme="minorHAnsi" w:cstheme="minorHAnsi"/>
        </w:rPr>
        <w:t>la</w:t>
      </w:r>
      <w:r w:rsidRPr="00E1248E">
        <w:rPr>
          <w:rFonts w:asciiTheme="minorHAnsi" w:hAnsiTheme="minorHAnsi" w:cstheme="minorHAnsi"/>
          <w:spacing w:val="-4"/>
        </w:rPr>
        <w:t xml:space="preserve"> </w:t>
      </w:r>
      <w:r w:rsidRPr="00E1248E">
        <w:rPr>
          <w:rFonts w:asciiTheme="minorHAnsi" w:hAnsiTheme="minorHAnsi" w:cstheme="minorHAnsi"/>
        </w:rPr>
        <w:t>visite</w:t>
      </w:r>
      <w:r w:rsidRPr="00E1248E">
        <w:rPr>
          <w:rFonts w:asciiTheme="minorHAnsi" w:hAnsiTheme="minorHAnsi" w:cstheme="minorHAnsi"/>
          <w:spacing w:val="-4"/>
        </w:rPr>
        <w:t xml:space="preserve"> </w:t>
      </w:r>
      <w:r w:rsidRPr="00E1248E">
        <w:rPr>
          <w:rFonts w:asciiTheme="minorHAnsi" w:hAnsiTheme="minorHAnsi" w:cstheme="minorHAnsi"/>
        </w:rPr>
        <w:t>physique</w:t>
      </w:r>
      <w:r w:rsidRPr="00E1248E">
        <w:rPr>
          <w:rFonts w:asciiTheme="minorHAnsi" w:hAnsiTheme="minorHAnsi" w:cstheme="minorHAnsi"/>
          <w:spacing w:val="-3"/>
        </w:rPr>
        <w:t xml:space="preserve"> </w:t>
      </w:r>
      <w:r w:rsidRPr="00E1248E">
        <w:rPr>
          <w:rFonts w:asciiTheme="minorHAnsi" w:hAnsiTheme="minorHAnsi" w:cstheme="minorHAnsi"/>
        </w:rPr>
        <w:t>ou</w:t>
      </w:r>
      <w:r w:rsidRPr="00E1248E">
        <w:rPr>
          <w:rFonts w:asciiTheme="minorHAnsi" w:hAnsiTheme="minorHAnsi" w:cstheme="minorHAnsi"/>
          <w:spacing w:val="-5"/>
        </w:rPr>
        <w:t xml:space="preserve"> </w:t>
      </w:r>
      <w:r w:rsidRPr="00E1248E">
        <w:rPr>
          <w:rFonts w:asciiTheme="minorHAnsi" w:hAnsiTheme="minorHAnsi" w:cstheme="minorHAnsi"/>
        </w:rPr>
        <w:t>virtuelle</w:t>
      </w:r>
      <w:r w:rsidRPr="00E1248E">
        <w:rPr>
          <w:rFonts w:asciiTheme="minorHAnsi" w:hAnsiTheme="minorHAnsi" w:cstheme="minorHAnsi"/>
          <w:spacing w:val="-4"/>
        </w:rPr>
        <w:t xml:space="preserve"> </w:t>
      </w:r>
      <w:r w:rsidRPr="00E1248E">
        <w:rPr>
          <w:rFonts w:asciiTheme="minorHAnsi" w:hAnsiTheme="minorHAnsi" w:cstheme="minorHAnsi"/>
        </w:rPr>
        <w:t>d'un</w:t>
      </w:r>
      <w:r w:rsidRPr="00E1248E">
        <w:rPr>
          <w:rFonts w:asciiTheme="minorHAnsi" w:hAnsiTheme="minorHAnsi" w:cstheme="minorHAnsi"/>
          <w:spacing w:val="-4"/>
        </w:rPr>
        <w:t xml:space="preserve"> </w:t>
      </w:r>
      <w:r w:rsidRPr="00E1248E">
        <w:rPr>
          <w:rFonts w:asciiTheme="minorHAnsi" w:hAnsiTheme="minorHAnsi" w:cstheme="minorHAnsi"/>
        </w:rPr>
        <w:t>superviseur</w:t>
      </w:r>
      <w:r w:rsidRPr="00E1248E">
        <w:rPr>
          <w:rFonts w:asciiTheme="minorHAnsi" w:hAnsiTheme="minorHAnsi" w:cstheme="minorHAnsi"/>
          <w:spacing w:val="-4"/>
        </w:rPr>
        <w:t xml:space="preserve"> </w:t>
      </w:r>
      <w:r w:rsidRPr="00E1248E">
        <w:rPr>
          <w:rFonts w:asciiTheme="minorHAnsi" w:hAnsiTheme="minorHAnsi" w:cstheme="minorHAnsi"/>
        </w:rPr>
        <w:t>de</w:t>
      </w:r>
      <w:r w:rsidRPr="00E1248E">
        <w:rPr>
          <w:rFonts w:asciiTheme="minorHAnsi" w:hAnsiTheme="minorHAnsi" w:cstheme="minorHAnsi"/>
          <w:spacing w:val="-4"/>
        </w:rPr>
        <w:t xml:space="preserve"> </w:t>
      </w:r>
      <w:r w:rsidRPr="00E1248E">
        <w:rPr>
          <w:rFonts w:asciiTheme="minorHAnsi" w:hAnsiTheme="minorHAnsi" w:cstheme="minorHAnsi"/>
        </w:rPr>
        <w:t>stage</w:t>
      </w:r>
      <w:r w:rsidRPr="00E1248E">
        <w:rPr>
          <w:rFonts w:asciiTheme="minorHAnsi" w:hAnsiTheme="minorHAnsi" w:cstheme="minorHAnsi"/>
          <w:spacing w:val="-4"/>
        </w:rPr>
        <w:t xml:space="preserve"> </w:t>
      </w:r>
      <w:r w:rsidRPr="00E1248E">
        <w:rPr>
          <w:rFonts w:asciiTheme="minorHAnsi" w:hAnsiTheme="minorHAnsi" w:cstheme="minorHAnsi"/>
        </w:rPr>
        <w:t>du</w:t>
      </w:r>
      <w:r w:rsidRPr="00E1248E">
        <w:rPr>
          <w:rFonts w:asciiTheme="minorHAnsi" w:hAnsiTheme="minorHAnsi" w:cstheme="minorHAnsi"/>
          <w:spacing w:val="-4"/>
        </w:rPr>
        <w:t xml:space="preserve"> </w:t>
      </w:r>
      <w:r w:rsidRPr="00E1248E">
        <w:rPr>
          <w:rFonts w:asciiTheme="minorHAnsi" w:hAnsiTheme="minorHAnsi" w:cstheme="minorHAnsi"/>
        </w:rPr>
        <w:t>Cégep</w:t>
      </w:r>
      <w:r w:rsidRPr="00E1248E">
        <w:rPr>
          <w:rFonts w:asciiTheme="minorHAnsi" w:hAnsiTheme="minorHAnsi" w:cstheme="minorHAnsi"/>
          <w:spacing w:val="-5"/>
        </w:rPr>
        <w:t xml:space="preserve"> </w:t>
      </w:r>
      <w:r w:rsidRPr="00E1248E">
        <w:rPr>
          <w:rFonts w:asciiTheme="minorHAnsi" w:hAnsiTheme="minorHAnsi" w:cstheme="minorHAnsi"/>
        </w:rPr>
        <w:t>aux</w:t>
      </w:r>
      <w:r w:rsidRPr="00E1248E">
        <w:rPr>
          <w:rFonts w:asciiTheme="minorHAnsi" w:hAnsiTheme="minorHAnsi" w:cstheme="minorHAnsi"/>
          <w:spacing w:val="-4"/>
        </w:rPr>
        <w:t xml:space="preserve"> </w:t>
      </w:r>
      <w:r w:rsidRPr="00E1248E">
        <w:rPr>
          <w:rFonts w:asciiTheme="minorHAnsi" w:hAnsiTheme="minorHAnsi" w:cstheme="minorHAnsi"/>
        </w:rPr>
        <w:t>moments</w:t>
      </w:r>
      <w:r w:rsidRPr="00E1248E">
        <w:rPr>
          <w:rFonts w:asciiTheme="minorHAnsi" w:hAnsiTheme="minorHAnsi" w:cstheme="minorHAnsi"/>
          <w:spacing w:val="-3"/>
        </w:rPr>
        <w:t xml:space="preserve"> </w:t>
      </w:r>
      <w:r w:rsidRPr="00E1248E">
        <w:rPr>
          <w:rFonts w:asciiTheme="minorHAnsi" w:hAnsiTheme="minorHAnsi" w:cstheme="minorHAnsi"/>
          <w:spacing w:val="-2"/>
        </w:rPr>
        <w:t>prescrits.</w:t>
      </w:r>
    </w:p>
    <w:p w:rsidRPr="00E1248E" w:rsidR="005B7C97" w:rsidP="00E1248E" w:rsidRDefault="00F3744F" w14:paraId="6D180B93" w14:textId="77777777">
      <w:pPr>
        <w:pStyle w:val="Paragraphedeliste"/>
        <w:numPr>
          <w:ilvl w:val="0"/>
          <w:numId w:val="1"/>
        </w:numPr>
        <w:tabs>
          <w:tab w:val="left" w:pos="1134"/>
        </w:tabs>
        <w:ind w:left="1134" w:hanging="567"/>
        <w:jc w:val="both"/>
        <w:rPr>
          <w:rFonts w:asciiTheme="minorHAnsi" w:hAnsiTheme="minorHAnsi" w:cstheme="minorHAnsi"/>
        </w:rPr>
      </w:pPr>
      <w:r w:rsidRPr="00E1248E">
        <w:rPr>
          <w:rFonts w:asciiTheme="minorHAnsi" w:hAnsiTheme="minorHAnsi" w:cstheme="minorHAnsi"/>
        </w:rPr>
        <w:t>S'engager</w:t>
      </w:r>
      <w:r w:rsidRPr="00E1248E">
        <w:rPr>
          <w:rFonts w:asciiTheme="minorHAnsi" w:hAnsiTheme="minorHAnsi" w:cstheme="minorHAnsi"/>
          <w:spacing w:val="-6"/>
        </w:rPr>
        <w:t xml:space="preserve"> </w:t>
      </w:r>
      <w:r w:rsidRPr="00E1248E">
        <w:rPr>
          <w:rFonts w:asciiTheme="minorHAnsi" w:hAnsiTheme="minorHAnsi" w:cstheme="minorHAnsi"/>
        </w:rPr>
        <w:t>à</w:t>
      </w:r>
      <w:r w:rsidRPr="00E1248E">
        <w:rPr>
          <w:rFonts w:asciiTheme="minorHAnsi" w:hAnsiTheme="minorHAnsi" w:cstheme="minorHAnsi"/>
          <w:spacing w:val="-5"/>
        </w:rPr>
        <w:t xml:space="preserve"> </w:t>
      </w:r>
      <w:r w:rsidRPr="00E1248E">
        <w:rPr>
          <w:rFonts w:asciiTheme="minorHAnsi" w:hAnsiTheme="minorHAnsi" w:cstheme="minorHAnsi"/>
        </w:rPr>
        <w:t>participer</w:t>
      </w:r>
      <w:r w:rsidRPr="00E1248E">
        <w:rPr>
          <w:rFonts w:asciiTheme="minorHAnsi" w:hAnsiTheme="minorHAnsi" w:cstheme="minorHAnsi"/>
          <w:spacing w:val="-3"/>
        </w:rPr>
        <w:t xml:space="preserve"> </w:t>
      </w:r>
      <w:r w:rsidRPr="00E1248E">
        <w:rPr>
          <w:rFonts w:asciiTheme="minorHAnsi" w:hAnsiTheme="minorHAnsi" w:cstheme="minorHAnsi"/>
        </w:rPr>
        <w:t>à</w:t>
      </w:r>
      <w:r w:rsidRPr="00E1248E">
        <w:rPr>
          <w:rFonts w:asciiTheme="minorHAnsi" w:hAnsiTheme="minorHAnsi" w:cstheme="minorHAnsi"/>
          <w:spacing w:val="-5"/>
        </w:rPr>
        <w:t xml:space="preserve"> </w:t>
      </w:r>
      <w:r w:rsidRPr="00E1248E">
        <w:rPr>
          <w:rFonts w:asciiTheme="minorHAnsi" w:hAnsiTheme="minorHAnsi" w:cstheme="minorHAnsi"/>
        </w:rPr>
        <w:t>l'évaluation</w:t>
      </w:r>
      <w:r w:rsidRPr="00E1248E">
        <w:rPr>
          <w:rFonts w:asciiTheme="minorHAnsi" w:hAnsiTheme="minorHAnsi" w:cstheme="minorHAnsi"/>
          <w:spacing w:val="-5"/>
        </w:rPr>
        <w:t xml:space="preserve"> </w:t>
      </w:r>
      <w:r w:rsidRPr="00E1248E">
        <w:rPr>
          <w:rFonts w:asciiTheme="minorHAnsi" w:hAnsiTheme="minorHAnsi" w:cstheme="minorHAnsi"/>
        </w:rPr>
        <w:t>du</w:t>
      </w:r>
      <w:r w:rsidRPr="00E1248E">
        <w:rPr>
          <w:rFonts w:asciiTheme="minorHAnsi" w:hAnsiTheme="minorHAnsi" w:cstheme="minorHAnsi"/>
          <w:spacing w:val="-4"/>
        </w:rPr>
        <w:t xml:space="preserve"> </w:t>
      </w:r>
      <w:r w:rsidRPr="00E1248E">
        <w:rPr>
          <w:rFonts w:asciiTheme="minorHAnsi" w:hAnsiTheme="minorHAnsi" w:cstheme="minorHAnsi"/>
        </w:rPr>
        <w:t>stagiaire</w:t>
      </w:r>
      <w:r w:rsidRPr="00E1248E">
        <w:rPr>
          <w:rFonts w:asciiTheme="minorHAnsi" w:hAnsiTheme="minorHAnsi" w:cstheme="minorHAnsi"/>
          <w:spacing w:val="-4"/>
        </w:rPr>
        <w:t xml:space="preserve"> </w:t>
      </w:r>
      <w:r w:rsidRPr="00E1248E">
        <w:rPr>
          <w:rFonts w:asciiTheme="minorHAnsi" w:hAnsiTheme="minorHAnsi" w:cstheme="minorHAnsi"/>
        </w:rPr>
        <w:t>à</w:t>
      </w:r>
      <w:r w:rsidRPr="00E1248E">
        <w:rPr>
          <w:rFonts w:asciiTheme="minorHAnsi" w:hAnsiTheme="minorHAnsi" w:cstheme="minorHAnsi"/>
          <w:spacing w:val="-5"/>
        </w:rPr>
        <w:t xml:space="preserve"> </w:t>
      </w:r>
      <w:r w:rsidRPr="00E1248E">
        <w:rPr>
          <w:rFonts w:asciiTheme="minorHAnsi" w:hAnsiTheme="minorHAnsi" w:cstheme="minorHAnsi"/>
        </w:rPr>
        <w:t>l'aide</w:t>
      </w:r>
      <w:r w:rsidRPr="00E1248E">
        <w:rPr>
          <w:rFonts w:asciiTheme="minorHAnsi" w:hAnsiTheme="minorHAnsi" w:cstheme="minorHAnsi"/>
          <w:spacing w:val="-3"/>
        </w:rPr>
        <w:t xml:space="preserve"> </w:t>
      </w:r>
      <w:r w:rsidRPr="00E1248E">
        <w:rPr>
          <w:rFonts w:asciiTheme="minorHAnsi" w:hAnsiTheme="minorHAnsi" w:cstheme="minorHAnsi"/>
        </w:rPr>
        <w:t>des</w:t>
      </w:r>
      <w:r w:rsidRPr="00E1248E">
        <w:rPr>
          <w:rFonts w:asciiTheme="minorHAnsi" w:hAnsiTheme="minorHAnsi" w:cstheme="minorHAnsi"/>
          <w:spacing w:val="-4"/>
        </w:rPr>
        <w:t xml:space="preserve"> </w:t>
      </w:r>
      <w:r w:rsidRPr="00E1248E">
        <w:rPr>
          <w:rFonts w:asciiTheme="minorHAnsi" w:hAnsiTheme="minorHAnsi" w:cstheme="minorHAnsi"/>
        </w:rPr>
        <w:t>outils</w:t>
      </w:r>
      <w:r w:rsidRPr="00E1248E">
        <w:rPr>
          <w:rFonts w:asciiTheme="minorHAnsi" w:hAnsiTheme="minorHAnsi" w:cstheme="minorHAnsi"/>
          <w:spacing w:val="-3"/>
        </w:rPr>
        <w:t xml:space="preserve"> </w:t>
      </w:r>
      <w:r w:rsidRPr="00E1248E">
        <w:rPr>
          <w:rFonts w:asciiTheme="minorHAnsi" w:hAnsiTheme="minorHAnsi" w:cstheme="minorHAnsi"/>
        </w:rPr>
        <w:t>fournis</w:t>
      </w:r>
      <w:r w:rsidRPr="00E1248E">
        <w:rPr>
          <w:rFonts w:asciiTheme="minorHAnsi" w:hAnsiTheme="minorHAnsi" w:cstheme="minorHAnsi"/>
          <w:spacing w:val="-4"/>
        </w:rPr>
        <w:t xml:space="preserve"> </w:t>
      </w:r>
      <w:r w:rsidRPr="00E1248E">
        <w:rPr>
          <w:rFonts w:asciiTheme="minorHAnsi" w:hAnsiTheme="minorHAnsi" w:cstheme="minorHAnsi"/>
        </w:rPr>
        <w:t>par</w:t>
      </w:r>
      <w:r w:rsidRPr="00E1248E">
        <w:rPr>
          <w:rFonts w:asciiTheme="minorHAnsi" w:hAnsiTheme="minorHAnsi" w:cstheme="minorHAnsi"/>
          <w:spacing w:val="-3"/>
        </w:rPr>
        <w:t xml:space="preserve"> </w:t>
      </w:r>
      <w:r w:rsidRPr="00E1248E">
        <w:rPr>
          <w:rFonts w:asciiTheme="minorHAnsi" w:hAnsiTheme="minorHAnsi" w:cstheme="minorHAnsi"/>
        </w:rPr>
        <w:t>le</w:t>
      </w:r>
      <w:r w:rsidRPr="00E1248E">
        <w:rPr>
          <w:rFonts w:asciiTheme="minorHAnsi" w:hAnsiTheme="minorHAnsi" w:cstheme="minorHAnsi"/>
          <w:spacing w:val="-3"/>
        </w:rPr>
        <w:t xml:space="preserve"> </w:t>
      </w:r>
      <w:r w:rsidRPr="00E1248E">
        <w:rPr>
          <w:rFonts w:asciiTheme="minorHAnsi" w:hAnsiTheme="minorHAnsi" w:cstheme="minorHAnsi"/>
          <w:spacing w:val="-2"/>
        </w:rPr>
        <w:t>Cégep.</w:t>
      </w:r>
    </w:p>
    <w:p w:rsidRPr="00E1248E" w:rsidR="00493040" w:rsidP="00E1248E" w:rsidRDefault="00493040" w14:paraId="45A88E3C" w14:textId="77777777">
      <w:pPr>
        <w:tabs>
          <w:tab w:val="left" w:pos="1278"/>
        </w:tabs>
        <w:jc w:val="both"/>
        <w:rPr>
          <w:rFonts w:asciiTheme="minorHAnsi" w:hAnsiTheme="minorHAnsi" w:cstheme="minorHAnsi"/>
        </w:rPr>
      </w:pPr>
    </w:p>
    <w:p w:rsidRPr="00E1248E" w:rsidR="00493040" w:rsidP="00E1248E" w:rsidRDefault="00493040" w14:paraId="1F1A01A4" w14:textId="7116FB30">
      <w:pPr>
        <w:tabs>
          <w:tab w:val="left" w:pos="0"/>
        </w:tabs>
        <w:jc w:val="both"/>
        <w:rPr>
          <w:rFonts w:asciiTheme="minorHAnsi" w:hAnsiTheme="minorHAnsi" w:cstheme="minorHAnsi"/>
          <w:b/>
          <w:bCs/>
          <w:lang w:val="fr-CA"/>
        </w:rPr>
      </w:pPr>
      <w:r w:rsidRPr="00E1248E">
        <w:rPr>
          <w:rFonts w:asciiTheme="minorHAnsi" w:hAnsiTheme="minorHAnsi" w:cstheme="minorHAnsi"/>
          <w:b/>
          <w:bCs/>
          <w:lang w:val="fr-CA"/>
        </w:rPr>
        <w:t>Protection des renseignements personnels</w:t>
      </w:r>
    </w:p>
    <w:p w:rsidRPr="00E1248E" w:rsidR="00493040" w:rsidP="00E1248E" w:rsidRDefault="00493040" w14:paraId="7D92D0EA" w14:textId="4D152EA5">
      <w:pPr>
        <w:tabs>
          <w:tab w:val="left" w:pos="1278"/>
        </w:tabs>
        <w:jc w:val="both"/>
        <w:rPr>
          <w:rFonts w:asciiTheme="minorHAnsi" w:hAnsiTheme="minorHAnsi" w:cstheme="minorHAnsi"/>
          <w:lang w:val="fr-CA"/>
        </w:rPr>
      </w:pPr>
      <w:r w:rsidRPr="00E1248E">
        <w:rPr>
          <w:rFonts w:asciiTheme="minorHAnsi" w:hAnsiTheme="minorHAnsi" w:cstheme="minorHAnsi"/>
        </w:rPr>
        <w:t xml:space="preserve">Dans le cadre de la Convention, chaque partie communiquera à l’autre les informations essentielles au suivi des Stagiaires. </w:t>
      </w:r>
      <w:r w:rsidRPr="00E1248E">
        <w:rPr>
          <w:rFonts w:asciiTheme="minorHAnsi" w:hAnsiTheme="minorHAnsi" w:cstheme="minorHAnsi"/>
          <w:lang w:val="fr-CA"/>
        </w:rPr>
        <w:t xml:space="preserve">L’Entreprise s’engage à respecter les dispositions de la </w:t>
      </w:r>
      <w:r w:rsidRPr="00E1248E">
        <w:rPr>
          <w:rFonts w:asciiTheme="minorHAnsi" w:hAnsiTheme="minorHAnsi" w:cstheme="minorHAnsi"/>
          <w:i/>
          <w:iCs/>
          <w:lang w:val="fr-CA"/>
        </w:rPr>
        <w:t xml:space="preserve">Loi sur l’accès aux documents des organismes publics et sur la protection des renseignements personnels </w:t>
      </w:r>
      <w:r w:rsidRPr="00E1248E">
        <w:rPr>
          <w:rFonts w:asciiTheme="minorHAnsi" w:hAnsiTheme="minorHAnsi" w:cstheme="minorHAnsi"/>
          <w:lang w:val="fr-CA"/>
        </w:rPr>
        <w:t>(soit celles du Chapitre III) dans le traitement des renseignements qui lui seront communiqués dans le cadre de la Convention. À cet effet, l’Entreprise s’engage, par la signature de l’Engagement de confidentialité ci-joint, à respecter les mesures qui y sont prévues et à aviser sans délai le Cégep de toute violation ou tentative de violation par toute personne de l’une ou l’autre des obligations relatives à la confidentialité des renseignements communiqués.</w:t>
      </w:r>
    </w:p>
    <w:p w:rsidRPr="00F3744F" w:rsidR="005B7C97" w:rsidRDefault="00F3744F" w14:paraId="4E810AF3" w14:textId="77777777">
      <w:pPr>
        <w:pStyle w:val="Corpsdetexte"/>
        <w:spacing w:before="95"/>
        <w:rPr>
          <w:rFonts w:ascii="Trebuchet MS" w:hAnsi="Trebuchet MS"/>
        </w:rPr>
      </w:pPr>
      <w:r w:rsidRPr="00F3744F">
        <w:rPr>
          <w:rFonts w:ascii="Trebuchet MS" w:hAnsi="Trebuchet MS"/>
          <w:noProof/>
        </w:rPr>
        <mc:AlternateContent>
          <mc:Choice Requires="wps">
            <w:drawing>
              <wp:anchor distT="0" distB="0" distL="0" distR="0" simplePos="0" relativeHeight="251647488" behindDoc="1" locked="0" layoutInCell="1" allowOverlap="1" wp14:anchorId="13B9FAD3" wp14:editId="60D81BE2">
                <wp:simplePos x="0" y="0"/>
                <wp:positionH relativeFrom="page">
                  <wp:posOffset>795527</wp:posOffset>
                </wp:positionH>
                <wp:positionV relativeFrom="paragraph">
                  <wp:posOffset>230891</wp:posOffset>
                </wp:positionV>
                <wp:extent cx="553529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5295" cy="6350"/>
                        </a:xfrm>
                        <a:custGeom>
                          <a:avLst/>
                          <a:gdLst/>
                          <a:ahLst/>
                          <a:cxnLst/>
                          <a:rect l="l" t="t" r="r" b="b"/>
                          <a:pathLst>
                            <a:path w="5535295" h="6350">
                              <a:moveTo>
                                <a:pt x="5535168" y="0"/>
                              </a:moveTo>
                              <a:lnTo>
                                <a:pt x="0" y="0"/>
                              </a:lnTo>
                              <a:lnTo>
                                <a:pt x="0" y="6096"/>
                              </a:lnTo>
                              <a:lnTo>
                                <a:pt x="5535168" y="6096"/>
                              </a:lnTo>
                              <a:lnTo>
                                <a:pt x="5535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6" style="position:absolute;margin-left:62.65pt;margin-top:18.2pt;width:435.85pt;height:.5pt;z-index:-251668992;visibility:visible;mso-wrap-style:square;mso-wrap-distance-left:0;mso-wrap-distance-top:0;mso-wrap-distance-right:0;mso-wrap-distance-bottom:0;mso-position-horizontal:absolute;mso-position-horizontal-relative:page;mso-position-vertical:absolute;mso-position-vertical-relative:text;v-text-anchor:top" coordsize="5535295,6350" o:spid="_x0000_s1026" fillcolor="black" stroked="f" path="m5535168,l,,,6096r5535168,l553516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" w14:anchorId="6CCF83FE">
                <v:path arrowok="t"/>
                <w10:wrap type="topAndBottom" anchorx="page"/>
              </v:shape>
            </w:pict>
          </mc:Fallback>
        </mc:AlternateContent>
      </w:r>
    </w:p>
    <w:p w:rsidR="00E20A79" w:rsidRDefault="00E20A79" w14:paraId="7905D0CC" w14:textId="77777777">
      <w:pPr>
        <w:pStyle w:val="Titre1"/>
        <w:ind w:left="5" w:right="639"/>
        <w:jc w:val="center"/>
        <w:rPr>
          <w:rFonts w:asciiTheme="minorHAnsi" w:hAnsiTheme="minorHAnsi" w:cstheme="minorHAnsi"/>
          <w:sz w:val="22"/>
          <w:szCs w:val="22"/>
        </w:rPr>
      </w:pPr>
      <w:bookmarkStart w:name="Engagement_de_l’entreprise" w:id="2"/>
      <w:bookmarkEnd w:id="2"/>
    </w:p>
    <w:p w:rsidRPr="005D2C98" w:rsidR="005B7C97" w:rsidRDefault="00F3744F" w14:paraId="0F2D0A48" w14:textId="66417A83">
      <w:pPr>
        <w:pStyle w:val="Titre1"/>
        <w:ind w:left="5" w:right="639"/>
        <w:jc w:val="center"/>
        <w:rPr>
          <w:rFonts w:asciiTheme="minorHAnsi" w:hAnsiTheme="minorHAnsi" w:cstheme="minorHAnsi"/>
          <w:sz w:val="28"/>
          <w:szCs w:val="28"/>
          <w:rPrChange w:author="Eric Boudreault" w:date="2025-01-09T11:55:00Z" w:id="3">
            <w:rPr>
              <w:rFonts w:asciiTheme="minorHAnsi" w:hAnsiTheme="minorHAnsi" w:cstheme="minorHAnsi"/>
              <w:sz w:val="22"/>
              <w:szCs w:val="22"/>
            </w:rPr>
          </w:rPrChange>
        </w:rPr>
      </w:pPr>
      <w:r w:rsidRPr="005D2C98">
        <w:rPr>
          <w:rFonts w:asciiTheme="minorHAnsi" w:hAnsiTheme="minorHAnsi" w:cstheme="minorHAnsi"/>
          <w:sz w:val="28"/>
          <w:szCs w:val="28"/>
          <w:rPrChange w:author="Eric Boudreault" w:date="2025-01-09T11:55:00Z" w:id="4">
            <w:rPr>
              <w:rFonts w:asciiTheme="minorHAnsi" w:hAnsiTheme="minorHAnsi" w:cstheme="minorHAnsi"/>
              <w:sz w:val="22"/>
              <w:szCs w:val="22"/>
            </w:rPr>
          </w:rPrChange>
        </w:rPr>
        <w:t>Engagement</w:t>
      </w:r>
      <w:r w:rsidRPr="005D2C98">
        <w:rPr>
          <w:rFonts w:asciiTheme="minorHAnsi" w:hAnsiTheme="minorHAnsi" w:cstheme="minorHAnsi"/>
          <w:spacing w:val="-4"/>
          <w:sz w:val="28"/>
          <w:szCs w:val="28"/>
          <w:rPrChange w:author="Eric Boudreault" w:date="2025-01-09T11:55:00Z" w:id="5">
            <w:rPr>
              <w:rFonts w:asciiTheme="minorHAnsi" w:hAnsiTheme="minorHAnsi" w:cstheme="minorHAnsi"/>
              <w:spacing w:val="-4"/>
              <w:sz w:val="22"/>
              <w:szCs w:val="22"/>
            </w:rPr>
          </w:rPrChange>
        </w:rPr>
        <w:t xml:space="preserve"> </w:t>
      </w:r>
      <w:r w:rsidRPr="005D2C98">
        <w:rPr>
          <w:rFonts w:asciiTheme="minorHAnsi" w:hAnsiTheme="minorHAnsi" w:cstheme="minorHAnsi"/>
          <w:sz w:val="28"/>
          <w:szCs w:val="28"/>
          <w:rPrChange w:author="Eric Boudreault" w:date="2025-01-09T11:55:00Z" w:id="6">
            <w:rPr>
              <w:rFonts w:asciiTheme="minorHAnsi" w:hAnsiTheme="minorHAnsi" w:cstheme="minorHAnsi"/>
              <w:sz w:val="22"/>
              <w:szCs w:val="22"/>
            </w:rPr>
          </w:rPrChange>
        </w:rPr>
        <w:t>de</w:t>
      </w:r>
      <w:r w:rsidRPr="005D2C98">
        <w:rPr>
          <w:rFonts w:asciiTheme="minorHAnsi" w:hAnsiTheme="minorHAnsi" w:cstheme="minorHAnsi"/>
          <w:spacing w:val="-3"/>
          <w:sz w:val="28"/>
          <w:szCs w:val="28"/>
          <w:rPrChange w:author="Eric Boudreault" w:date="2025-01-09T11:55:00Z" w:id="7">
            <w:rPr>
              <w:rFonts w:asciiTheme="minorHAnsi" w:hAnsiTheme="minorHAnsi" w:cstheme="minorHAnsi"/>
              <w:spacing w:val="-3"/>
              <w:sz w:val="22"/>
              <w:szCs w:val="22"/>
            </w:rPr>
          </w:rPrChange>
        </w:rPr>
        <w:t xml:space="preserve"> </w:t>
      </w:r>
      <w:r w:rsidRPr="005D2C98">
        <w:rPr>
          <w:rFonts w:asciiTheme="minorHAnsi" w:hAnsiTheme="minorHAnsi" w:cstheme="minorHAnsi"/>
          <w:spacing w:val="-2"/>
          <w:sz w:val="28"/>
          <w:szCs w:val="28"/>
          <w:rPrChange w:author="Eric Boudreault" w:date="2025-01-09T11:55:00Z" w:id="8">
            <w:rPr>
              <w:rFonts w:asciiTheme="minorHAnsi" w:hAnsiTheme="minorHAnsi" w:cstheme="minorHAnsi"/>
              <w:spacing w:val="-2"/>
              <w:sz w:val="22"/>
              <w:szCs w:val="22"/>
            </w:rPr>
          </w:rPrChange>
        </w:rPr>
        <w:t>l’</w:t>
      </w:r>
      <w:r w:rsidRPr="005D2C98" w:rsidR="00E1248E">
        <w:rPr>
          <w:rFonts w:asciiTheme="minorHAnsi" w:hAnsiTheme="minorHAnsi" w:cstheme="minorHAnsi"/>
          <w:spacing w:val="-2"/>
          <w:sz w:val="28"/>
          <w:szCs w:val="28"/>
          <w:rPrChange w:author="Eric Boudreault" w:date="2025-01-09T11:55:00Z" w:id="9">
            <w:rPr>
              <w:rFonts w:asciiTheme="minorHAnsi" w:hAnsiTheme="minorHAnsi" w:cstheme="minorHAnsi"/>
              <w:spacing w:val="-2"/>
              <w:sz w:val="22"/>
              <w:szCs w:val="22"/>
            </w:rPr>
          </w:rPrChange>
        </w:rPr>
        <w:t>E</w:t>
      </w:r>
      <w:r w:rsidRPr="005D2C98">
        <w:rPr>
          <w:rFonts w:asciiTheme="minorHAnsi" w:hAnsiTheme="minorHAnsi" w:cstheme="minorHAnsi"/>
          <w:spacing w:val="-2"/>
          <w:sz w:val="28"/>
          <w:szCs w:val="28"/>
          <w:rPrChange w:author="Eric Boudreault" w:date="2025-01-09T11:55:00Z" w:id="10">
            <w:rPr>
              <w:rFonts w:asciiTheme="minorHAnsi" w:hAnsiTheme="minorHAnsi" w:cstheme="minorHAnsi"/>
              <w:spacing w:val="-2"/>
              <w:sz w:val="22"/>
              <w:szCs w:val="22"/>
            </w:rPr>
          </w:rPrChange>
        </w:rPr>
        <w:t>ntreprise</w:t>
      </w:r>
    </w:p>
    <w:p w:rsidR="00E1248E" w:rsidP="00E1248E" w:rsidRDefault="00E1248E" w14:paraId="57E9CCF5" w14:textId="77777777">
      <w:pPr>
        <w:pStyle w:val="Corpsdetexte"/>
        <w:tabs>
          <w:tab w:val="left" w:pos="2210"/>
          <w:tab w:val="left" w:pos="8382"/>
          <w:tab w:val="left" w:pos="8575"/>
        </w:tabs>
        <w:spacing w:before="24" w:line="256" w:lineRule="auto"/>
        <w:ind w:left="616" w:right="1962" w:hanging="97"/>
        <w:rPr>
          <w:rFonts w:asciiTheme="minorHAnsi" w:hAnsiTheme="minorHAnsi" w:cstheme="minorHAnsi"/>
        </w:rPr>
      </w:pPr>
    </w:p>
    <w:tbl>
      <w:tblPr>
        <w:tblStyle w:val="Grilledutableau"/>
        <w:tblW w:w="0" w:type="auto"/>
        <w:tblInd w:w="6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12"/>
        <w:gridCol w:w="5260"/>
      </w:tblGrid>
      <w:tr w:rsidR="00E1248E" w:rsidTr="00E1248E" w14:paraId="443E0B4F" w14:textId="77777777">
        <w:tc>
          <w:tcPr>
            <w:tcW w:w="4312" w:type="dxa"/>
          </w:tcPr>
          <w:p w:rsidR="00E1248E" w:rsidP="00E1248E" w:rsidRDefault="00E1248E" w14:paraId="11861BF6" w14:textId="6249406D">
            <w:pPr>
              <w:pStyle w:val="Corpsdetexte"/>
              <w:tabs>
                <w:tab w:val="left" w:pos="2210"/>
                <w:tab w:val="left" w:pos="8382"/>
                <w:tab w:val="left" w:pos="8575"/>
              </w:tabs>
              <w:spacing w:before="24" w:line="256" w:lineRule="auto"/>
              <w:ind w:right="1962"/>
              <w:rPr>
                <w:rFonts w:asciiTheme="minorHAnsi" w:hAnsiTheme="minorHAnsi" w:cstheme="minorHAnsi"/>
              </w:rPr>
            </w:pPr>
            <w:r>
              <w:rPr>
                <w:rFonts w:asciiTheme="minorHAnsi" w:hAnsiTheme="minorHAnsi" w:cstheme="minorHAnsi"/>
              </w:rPr>
              <w:t>Nom de l’Entreprise :</w:t>
            </w:r>
          </w:p>
        </w:tc>
        <w:tc>
          <w:tcPr>
            <w:tcW w:w="5260" w:type="dxa"/>
          </w:tcPr>
          <w:p w:rsidR="00E1248E" w:rsidP="00E1248E" w:rsidRDefault="00E1248E" w14:paraId="60EB76EB" w14:textId="58943AF7">
            <w:pPr>
              <w:pStyle w:val="Corpsdetexte"/>
              <w:tabs>
                <w:tab w:val="left" w:pos="2210"/>
                <w:tab w:val="left" w:pos="8382"/>
                <w:tab w:val="left" w:pos="8575"/>
              </w:tabs>
              <w:spacing w:before="24" w:line="256" w:lineRule="auto"/>
              <w:ind w:right="-233"/>
              <w:rPr>
                <w:rFonts w:asciiTheme="minorHAnsi" w:hAnsiTheme="minorHAnsi" w:cstheme="minorHAnsi"/>
              </w:rPr>
            </w:pPr>
            <w:r>
              <w:rPr>
                <w:rFonts w:asciiTheme="minorHAnsi" w:hAnsiTheme="minorHAnsi" w:cstheme="minorHAnsi"/>
              </w:rPr>
              <w:t>_____________________________________________</w:t>
            </w:r>
          </w:p>
        </w:tc>
      </w:tr>
      <w:tr w:rsidR="00E1248E" w:rsidTr="00E1248E" w14:paraId="149093B2" w14:textId="77777777">
        <w:tc>
          <w:tcPr>
            <w:tcW w:w="4312" w:type="dxa"/>
          </w:tcPr>
          <w:p w:rsidR="00E1248E" w:rsidP="00E1248E" w:rsidRDefault="00E1248E" w14:paraId="1B44ABCB" w14:textId="601CD4EF">
            <w:pPr>
              <w:pStyle w:val="Corpsdetexte"/>
              <w:tabs>
                <w:tab w:val="left" w:pos="97"/>
                <w:tab w:val="left" w:pos="8382"/>
                <w:tab w:val="left" w:pos="8575"/>
              </w:tabs>
              <w:spacing w:before="24" w:line="256" w:lineRule="auto"/>
              <w:ind w:right="-4789"/>
              <w:rPr>
                <w:rFonts w:asciiTheme="minorHAnsi" w:hAnsiTheme="minorHAnsi" w:cstheme="minorHAnsi"/>
              </w:rPr>
            </w:pPr>
            <w:r>
              <w:rPr>
                <w:rFonts w:asciiTheme="minorHAnsi" w:hAnsiTheme="minorHAnsi" w:cstheme="minorHAnsi"/>
              </w:rPr>
              <w:t>Adresse :</w:t>
            </w:r>
          </w:p>
        </w:tc>
        <w:tc>
          <w:tcPr>
            <w:tcW w:w="5260" w:type="dxa"/>
          </w:tcPr>
          <w:p w:rsidR="00E1248E" w:rsidP="00E1248E" w:rsidRDefault="00E1248E" w14:paraId="347F5946" w14:textId="40ABA272">
            <w:pPr>
              <w:pStyle w:val="Corpsdetexte"/>
              <w:tabs>
                <w:tab w:val="left" w:pos="2210"/>
                <w:tab w:val="left" w:pos="8382"/>
                <w:tab w:val="left" w:pos="8575"/>
              </w:tabs>
              <w:spacing w:before="24" w:line="256" w:lineRule="auto"/>
              <w:ind w:right="-92"/>
              <w:rPr>
                <w:rFonts w:asciiTheme="minorHAnsi" w:hAnsiTheme="minorHAnsi" w:cstheme="minorHAnsi"/>
              </w:rPr>
            </w:pPr>
            <w:r>
              <w:rPr>
                <w:rFonts w:asciiTheme="minorHAnsi" w:hAnsiTheme="minorHAnsi" w:cstheme="minorHAnsi"/>
              </w:rPr>
              <w:t>_____________________________________________</w:t>
            </w:r>
          </w:p>
        </w:tc>
      </w:tr>
    </w:tbl>
    <w:p w:rsidR="00E1248E" w:rsidP="00E1248E" w:rsidRDefault="00E1248E" w14:paraId="0F47845D" w14:textId="77777777">
      <w:pPr>
        <w:pStyle w:val="Corpsdetexte"/>
        <w:tabs>
          <w:tab w:val="left" w:pos="2210"/>
          <w:tab w:val="left" w:pos="8382"/>
          <w:tab w:val="left" w:pos="8575"/>
        </w:tabs>
        <w:spacing w:before="24" w:line="256" w:lineRule="auto"/>
        <w:ind w:left="616" w:right="1962" w:hanging="97"/>
        <w:rPr>
          <w:rFonts w:asciiTheme="minorHAnsi" w:hAnsiTheme="minorHAnsi" w:cstheme="minorHAnsi"/>
        </w:rPr>
      </w:pPr>
    </w:p>
    <w:p w:rsidRPr="00F3744F" w:rsidR="005B7C97" w:rsidP="00F3744F" w:rsidRDefault="00F3744F" w14:paraId="38B17AD1" w14:textId="7BF0FEFE">
      <w:pPr>
        <w:pStyle w:val="Titre2"/>
        <w:ind w:left="0" w:right="-93"/>
        <w:jc w:val="both"/>
        <w:rPr>
          <w:rFonts w:asciiTheme="minorHAnsi" w:hAnsiTheme="minorHAnsi" w:cstheme="minorHAnsi"/>
        </w:rPr>
      </w:pPr>
      <w:bookmarkStart w:name="Nous_nous_engageons_pour_la_période_du_s" w:id="11"/>
      <w:bookmarkEnd w:id="11"/>
      <w:r w:rsidRPr="00F3744F">
        <w:rPr>
          <w:rFonts w:asciiTheme="minorHAnsi" w:hAnsiTheme="minorHAnsi" w:cstheme="minorHAnsi"/>
        </w:rPr>
        <w:t>Nous</w:t>
      </w:r>
      <w:r w:rsidRPr="00F3744F">
        <w:rPr>
          <w:rFonts w:asciiTheme="minorHAnsi" w:hAnsiTheme="minorHAnsi" w:cstheme="minorHAnsi"/>
          <w:spacing w:val="-5"/>
        </w:rPr>
        <w:t xml:space="preserve"> </w:t>
      </w:r>
      <w:r w:rsidRPr="00F3744F">
        <w:rPr>
          <w:rFonts w:asciiTheme="minorHAnsi" w:hAnsiTheme="minorHAnsi" w:cstheme="minorHAnsi"/>
        </w:rPr>
        <w:t>nous engageons</w:t>
      </w:r>
      <w:r w:rsidRPr="00F3744F">
        <w:rPr>
          <w:rFonts w:asciiTheme="minorHAnsi" w:hAnsiTheme="minorHAnsi" w:cstheme="minorHAnsi"/>
          <w:spacing w:val="-5"/>
        </w:rPr>
        <w:t xml:space="preserve"> </w:t>
      </w:r>
      <w:r w:rsidRPr="00F3744F">
        <w:rPr>
          <w:rFonts w:asciiTheme="minorHAnsi" w:hAnsiTheme="minorHAnsi" w:cstheme="minorHAnsi"/>
        </w:rPr>
        <w:t>pour la</w:t>
      </w:r>
      <w:r w:rsidRPr="00F3744F">
        <w:rPr>
          <w:rFonts w:asciiTheme="minorHAnsi" w:hAnsiTheme="minorHAnsi" w:cstheme="minorHAnsi"/>
          <w:spacing w:val="-6"/>
        </w:rPr>
        <w:t xml:space="preserve"> </w:t>
      </w:r>
      <w:r w:rsidRPr="00F3744F">
        <w:rPr>
          <w:rFonts w:asciiTheme="minorHAnsi" w:hAnsiTheme="minorHAnsi" w:cstheme="minorHAnsi"/>
        </w:rPr>
        <w:t>période</w:t>
      </w:r>
      <w:r w:rsidRPr="00F3744F">
        <w:rPr>
          <w:rFonts w:asciiTheme="minorHAnsi" w:hAnsiTheme="minorHAnsi" w:cstheme="minorHAnsi"/>
          <w:spacing w:val="-2"/>
        </w:rPr>
        <w:t xml:space="preserve"> </w:t>
      </w:r>
      <w:r w:rsidRPr="00F3744F">
        <w:rPr>
          <w:rFonts w:asciiTheme="minorHAnsi" w:hAnsiTheme="minorHAnsi" w:cstheme="minorHAnsi"/>
        </w:rPr>
        <w:t>du</w:t>
      </w:r>
      <w:r w:rsidRPr="00F3744F">
        <w:rPr>
          <w:rFonts w:asciiTheme="minorHAnsi" w:hAnsiTheme="minorHAnsi" w:cstheme="minorHAnsi"/>
          <w:spacing w:val="-6"/>
        </w:rPr>
        <w:t xml:space="preserve"> </w:t>
      </w:r>
      <w:r w:rsidRPr="00F3744F">
        <w:rPr>
          <w:rFonts w:asciiTheme="minorHAnsi" w:hAnsiTheme="minorHAnsi" w:cstheme="minorHAnsi"/>
        </w:rPr>
        <w:t>stage</w:t>
      </w:r>
      <w:r w:rsidRPr="00F3744F">
        <w:rPr>
          <w:rFonts w:asciiTheme="minorHAnsi" w:hAnsiTheme="minorHAnsi" w:cstheme="minorHAnsi"/>
          <w:spacing w:val="-2"/>
        </w:rPr>
        <w:t xml:space="preserve"> </w:t>
      </w:r>
      <w:r w:rsidRPr="00F3744F">
        <w:rPr>
          <w:rFonts w:asciiTheme="minorHAnsi" w:hAnsiTheme="minorHAnsi" w:cstheme="minorHAnsi"/>
        </w:rPr>
        <w:t>à</w:t>
      </w:r>
      <w:r w:rsidRPr="00F3744F">
        <w:rPr>
          <w:rFonts w:asciiTheme="minorHAnsi" w:hAnsiTheme="minorHAnsi" w:cstheme="minorHAnsi"/>
          <w:spacing w:val="-1"/>
        </w:rPr>
        <w:t xml:space="preserve"> </w:t>
      </w:r>
      <w:r w:rsidRPr="00F3744F">
        <w:rPr>
          <w:rFonts w:asciiTheme="minorHAnsi" w:hAnsiTheme="minorHAnsi" w:cstheme="minorHAnsi"/>
        </w:rPr>
        <w:t>confier</w:t>
      </w:r>
      <w:r w:rsidRPr="00F3744F">
        <w:rPr>
          <w:rFonts w:asciiTheme="minorHAnsi" w:hAnsiTheme="minorHAnsi" w:cstheme="minorHAnsi"/>
          <w:spacing w:val="-5"/>
        </w:rPr>
        <w:t xml:space="preserve"> </w:t>
      </w:r>
      <w:r w:rsidRPr="00F3744F">
        <w:rPr>
          <w:rFonts w:asciiTheme="minorHAnsi" w:hAnsiTheme="minorHAnsi" w:cstheme="minorHAnsi"/>
        </w:rPr>
        <w:t>à</w:t>
      </w:r>
      <w:r w:rsidRPr="00F3744F">
        <w:rPr>
          <w:rFonts w:asciiTheme="minorHAnsi" w:hAnsiTheme="minorHAnsi" w:cstheme="minorHAnsi"/>
          <w:spacing w:val="-6"/>
        </w:rPr>
        <w:t xml:space="preserve"> </w:t>
      </w:r>
      <w:r w:rsidRPr="00F3744F">
        <w:rPr>
          <w:rFonts w:asciiTheme="minorHAnsi" w:hAnsiTheme="minorHAnsi" w:cstheme="minorHAnsi"/>
        </w:rPr>
        <w:t>l'étudiant identifié</w:t>
      </w:r>
      <w:r w:rsidRPr="00F3744F">
        <w:rPr>
          <w:rFonts w:asciiTheme="minorHAnsi" w:hAnsiTheme="minorHAnsi" w:cstheme="minorHAnsi"/>
          <w:spacing w:val="-2"/>
        </w:rPr>
        <w:t xml:space="preserve"> </w:t>
      </w:r>
      <w:r w:rsidRPr="00F3744F">
        <w:rPr>
          <w:rFonts w:asciiTheme="minorHAnsi" w:hAnsiTheme="minorHAnsi" w:cstheme="minorHAnsi"/>
        </w:rPr>
        <w:t>ci-dessous</w:t>
      </w:r>
      <w:r w:rsidRPr="00F3744F">
        <w:rPr>
          <w:rFonts w:asciiTheme="minorHAnsi" w:hAnsiTheme="minorHAnsi" w:cstheme="minorHAnsi"/>
          <w:spacing w:val="-5"/>
        </w:rPr>
        <w:t xml:space="preserve"> </w:t>
      </w:r>
      <w:r w:rsidRPr="00F3744F">
        <w:rPr>
          <w:rFonts w:asciiTheme="minorHAnsi" w:hAnsiTheme="minorHAnsi" w:cstheme="minorHAnsi"/>
        </w:rPr>
        <w:t xml:space="preserve">des tâches équivalentes à son niveau de </w:t>
      </w:r>
      <w:proofErr w:type="spellStart"/>
      <w:proofErr w:type="gramStart"/>
      <w:r w:rsidRPr="00F3744F">
        <w:rPr>
          <w:rFonts w:asciiTheme="minorHAnsi" w:hAnsiTheme="minorHAnsi" w:cstheme="minorHAnsi"/>
        </w:rPr>
        <w:t>compétence</w:t>
      </w:r>
      <w:r w:rsidRPr="00F3744F" w:rsidR="00493040">
        <w:rPr>
          <w:rFonts w:asciiTheme="minorHAnsi" w:hAnsiTheme="minorHAnsi" w:cstheme="minorHAnsi"/>
        </w:rPr>
        <w:t>,</w:t>
      </w:r>
      <w:r w:rsidRPr="00F3744F">
        <w:rPr>
          <w:rFonts w:asciiTheme="minorHAnsi" w:hAnsiTheme="minorHAnsi" w:cstheme="minorHAnsi"/>
        </w:rPr>
        <w:t>à</w:t>
      </w:r>
      <w:proofErr w:type="spellEnd"/>
      <w:proofErr w:type="gramEnd"/>
      <w:r w:rsidRPr="00F3744F">
        <w:rPr>
          <w:rFonts w:asciiTheme="minorHAnsi" w:hAnsiTheme="minorHAnsi" w:cstheme="minorHAnsi"/>
        </w:rPr>
        <w:t xml:space="preserve"> exercer la supervision requise</w:t>
      </w:r>
      <w:r w:rsidRPr="00F3744F" w:rsidR="00493040">
        <w:rPr>
          <w:rFonts w:asciiTheme="minorHAnsi" w:hAnsiTheme="minorHAnsi" w:cstheme="minorHAnsi"/>
        </w:rPr>
        <w:t xml:space="preserve"> et </w:t>
      </w:r>
      <w:r>
        <w:rPr>
          <w:rFonts w:asciiTheme="minorHAnsi" w:hAnsiTheme="minorHAnsi" w:cstheme="minorHAnsi"/>
        </w:rPr>
        <w:t>à</w:t>
      </w:r>
      <w:r w:rsidRPr="00F3744F" w:rsidR="00493040">
        <w:rPr>
          <w:rFonts w:asciiTheme="minorHAnsi" w:hAnsiTheme="minorHAnsi" w:cstheme="minorHAnsi"/>
        </w:rPr>
        <w:t xml:space="preserve"> respecter les engagements contenus à la présente.</w:t>
      </w:r>
    </w:p>
    <w:p w:rsidRPr="00F3744F" w:rsidR="005B7C97" w:rsidP="00F3744F" w:rsidRDefault="005B7C97" w14:paraId="0BC1711B" w14:textId="77777777">
      <w:pPr>
        <w:pStyle w:val="Corpsdetexte"/>
        <w:spacing w:before="12"/>
        <w:jc w:val="both"/>
        <w:rPr>
          <w:rFonts w:asciiTheme="minorHAnsi" w:hAnsiTheme="minorHAnsi" w:cstheme="minorHAnsi"/>
          <w:b/>
          <w:i/>
        </w:rPr>
      </w:pPr>
    </w:p>
    <w:p w:rsidR="00F3744F" w:rsidP="00F3744F" w:rsidRDefault="00F3744F" w14:paraId="56E88EAF" w14:textId="576C2400">
      <w:pPr>
        <w:pStyle w:val="Corpsdetexte"/>
        <w:tabs>
          <w:tab w:val="left" w:pos="3548"/>
        </w:tabs>
        <w:spacing w:line="360" w:lineRule="exact"/>
        <w:rPr>
          <w:rFonts w:asciiTheme="minorHAnsi" w:hAnsiTheme="minorHAnsi" w:cstheme="minorHAnsi"/>
        </w:rPr>
      </w:pPr>
      <w:r>
        <w:rPr>
          <w:rFonts w:asciiTheme="minorHAnsi" w:hAnsiTheme="minorHAnsi" w:cstheme="minorHAnsi"/>
        </w:rPr>
        <w:t>Le stage est : Rémunéré □   Non rémunéré □</w:t>
      </w:r>
    </w:p>
    <w:p w:rsidRPr="00F3744F" w:rsidR="005B7C97" w:rsidP="00F3744F" w:rsidRDefault="00F3744F" w14:paraId="475A183E" w14:textId="77777777">
      <w:pPr>
        <w:pStyle w:val="Corpsdetexte"/>
        <w:tabs>
          <w:tab w:val="left" w:pos="4916"/>
        </w:tabs>
        <w:spacing w:line="257" w:lineRule="exact"/>
        <w:rPr>
          <w:rFonts w:asciiTheme="minorHAnsi" w:hAnsiTheme="minorHAnsi" w:cstheme="minorHAnsi"/>
        </w:rPr>
      </w:pPr>
      <w:bookmarkStart w:name="Si_rémunéré,_indiquer_le_salaire_horaire" w:id="12"/>
      <w:bookmarkEnd w:id="12"/>
      <w:r w:rsidRPr="00F3744F">
        <w:rPr>
          <w:rFonts w:asciiTheme="minorHAnsi" w:hAnsiTheme="minorHAnsi" w:cstheme="minorHAnsi"/>
        </w:rPr>
        <w:t>Si</w:t>
      </w:r>
      <w:r w:rsidRPr="00F3744F">
        <w:rPr>
          <w:rFonts w:asciiTheme="minorHAnsi" w:hAnsiTheme="minorHAnsi" w:cstheme="minorHAnsi"/>
          <w:spacing w:val="-1"/>
        </w:rPr>
        <w:t xml:space="preserve"> </w:t>
      </w:r>
      <w:r w:rsidRPr="00F3744F">
        <w:rPr>
          <w:rFonts w:asciiTheme="minorHAnsi" w:hAnsiTheme="minorHAnsi" w:cstheme="minorHAnsi"/>
        </w:rPr>
        <w:t>rémunéré,</w:t>
      </w:r>
      <w:r w:rsidRPr="00F3744F">
        <w:rPr>
          <w:rFonts w:asciiTheme="minorHAnsi" w:hAnsiTheme="minorHAnsi" w:cstheme="minorHAnsi"/>
          <w:spacing w:val="-1"/>
        </w:rPr>
        <w:t xml:space="preserve"> </w:t>
      </w:r>
      <w:r w:rsidRPr="00F3744F">
        <w:rPr>
          <w:rFonts w:asciiTheme="minorHAnsi" w:hAnsiTheme="minorHAnsi" w:cstheme="minorHAnsi"/>
        </w:rPr>
        <w:t>indiquer</w:t>
      </w:r>
      <w:r w:rsidRPr="00F3744F">
        <w:rPr>
          <w:rFonts w:asciiTheme="minorHAnsi" w:hAnsiTheme="minorHAnsi" w:cstheme="minorHAnsi"/>
          <w:spacing w:val="-3"/>
        </w:rPr>
        <w:t xml:space="preserve"> </w:t>
      </w:r>
      <w:r w:rsidRPr="00F3744F">
        <w:rPr>
          <w:rFonts w:asciiTheme="minorHAnsi" w:hAnsiTheme="minorHAnsi" w:cstheme="minorHAnsi"/>
        </w:rPr>
        <w:t>le</w:t>
      </w:r>
      <w:r w:rsidRPr="00F3744F">
        <w:rPr>
          <w:rFonts w:asciiTheme="minorHAnsi" w:hAnsiTheme="minorHAnsi" w:cstheme="minorHAnsi"/>
          <w:spacing w:val="-3"/>
        </w:rPr>
        <w:t xml:space="preserve"> </w:t>
      </w:r>
      <w:r w:rsidRPr="00F3744F">
        <w:rPr>
          <w:rFonts w:asciiTheme="minorHAnsi" w:hAnsiTheme="minorHAnsi" w:cstheme="minorHAnsi"/>
        </w:rPr>
        <w:t>salaire</w:t>
      </w:r>
      <w:r w:rsidRPr="00F3744F">
        <w:rPr>
          <w:rFonts w:asciiTheme="minorHAnsi" w:hAnsiTheme="minorHAnsi" w:cstheme="minorHAnsi"/>
          <w:spacing w:val="-3"/>
        </w:rPr>
        <w:t xml:space="preserve"> </w:t>
      </w:r>
      <w:r w:rsidRPr="00F3744F">
        <w:rPr>
          <w:rFonts w:asciiTheme="minorHAnsi" w:hAnsiTheme="minorHAnsi" w:cstheme="minorHAnsi"/>
        </w:rPr>
        <w:t>horaire</w:t>
      </w:r>
      <w:r w:rsidRPr="00F3744F">
        <w:rPr>
          <w:rFonts w:asciiTheme="minorHAnsi" w:hAnsiTheme="minorHAnsi" w:cstheme="minorHAnsi"/>
          <w:spacing w:val="-3"/>
        </w:rPr>
        <w:t xml:space="preserve"> </w:t>
      </w:r>
      <w:r w:rsidRPr="00F3744F">
        <w:rPr>
          <w:rFonts w:asciiTheme="minorHAnsi" w:hAnsiTheme="minorHAnsi" w:cstheme="minorHAnsi"/>
          <w:u w:val="single"/>
        </w:rPr>
        <w:tab/>
      </w:r>
      <w:r w:rsidRPr="00F3744F">
        <w:rPr>
          <w:rFonts w:asciiTheme="minorHAnsi" w:hAnsiTheme="minorHAnsi" w:cstheme="minorHAnsi"/>
          <w:spacing w:val="-2"/>
        </w:rPr>
        <w:t>/heure</w:t>
      </w:r>
    </w:p>
    <w:p w:rsidRPr="00F3744F" w:rsidR="005B7C97" w:rsidP="00F3744F" w:rsidRDefault="00F3744F" w14:paraId="6660DE29" w14:textId="6E276D84">
      <w:pPr>
        <w:pStyle w:val="Corpsdetexte"/>
        <w:tabs>
          <w:tab w:val="left" w:pos="8958"/>
        </w:tabs>
        <w:spacing w:before="24"/>
        <w:rPr>
          <w:rFonts w:asciiTheme="minorHAnsi" w:hAnsiTheme="minorHAnsi" w:cstheme="minorHAnsi"/>
        </w:rPr>
      </w:pPr>
      <w:bookmarkStart w:name="Brève_description_du_stage_:____________" w:id="13"/>
      <w:bookmarkEnd w:id="13"/>
      <w:r w:rsidRPr="00F3744F">
        <w:rPr>
          <w:rFonts w:asciiTheme="minorHAnsi" w:hAnsiTheme="minorHAnsi" w:cstheme="minorHAnsi"/>
        </w:rPr>
        <w:t>Brève</w:t>
      </w:r>
      <w:r w:rsidRPr="00F3744F">
        <w:rPr>
          <w:rFonts w:asciiTheme="minorHAnsi" w:hAnsiTheme="minorHAnsi" w:cstheme="minorHAnsi"/>
          <w:spacing w:val="-3"/>
        </w:rPr>
        <w:t xml:space="preserve"> </w:t>
      </w:r>
      <w:r w:rsidRPr="00F3744F">
        <w:rPr>
          <w:rFonts w:asciiTheme="minorHAnsi" w:hAnsiTheme="minorHAnsi" w:cstheme="minorHAnsi"/>
        </w:rPr>
        <w:t>description</w:t>
      </w:r>
      <w:r w:rsidRPr="00F3744F">
        <w:rPr>
          <w:rFonts w:asciiTheme="minorHAnsi" w:hAnsiTheme="minorHAnsi" w:cstheme="minorHAnsi"/>
          <w:spacing w:val="-4"/>
        </w:rPr>
        <w:t xml:space="preserve"> </w:t>
      </w:r>
      <w:r w:rsidRPr="00F3744F">
        <w:rPr>
          <w:rFonts w:asciiTheme="minorHAnsi" w:hAnsiTheme="minorHAnsi" w:cstheme="minorHAnsi"/>
        </w:rPr>
        <w:t>du</w:t>
      </w:r>
      <w:r w:rsidRPr="00F3744F">
        <w:rPr>
          <w:rFonts w:asciiTheme="minorHAnsi" w:hAnsiTheme="minorHAnsi" w:cstheme="minorHAnsi"/>
          <w:spacing w:val="-4"/>
        </w:rPr>
        <w:t xml:space="preserve"> </w:t>
      </w:r>
      <w:r w:rsidRPr="00F3744F">
        <w:rPr>
          <w:rFonts w:asciiTheme="minorHAnsi" w:hAnsiTheme="minorHAnsi" w:cstheme="minorHAnsi"/>
        </w:rPr>
        <w:t>stage</w:t>
      </w:r>
      <w:r w:rsidRPr="00F3744F">
        <w:rPr>
          <w:rFonts w:asciiTheme="minorHAnsi" w:hAnsiTheme="minorHAnsi" w:cstheme="minorHAnsi"/>
          <w:spacing w:val="-2"/>
        </w:rPr>
        <w:t xml:space="preserve"> </w:t>
      </w:r>
      <w:r w:rsidRPr="00F3744F">
        <w:rPr>
          <w:rFonts w:asciiTheme="minorHAnsi" w:hAnsiTheme="minorHAnsi" w:cstheme="minorHAnsi"/>
        </w:rPr>
        <w:t>:</w:t>
      </w:r>
      <w:r w:rsidRPr="00F3744F">
        <w:rPr>
          <w:rFonts w:asciiTheme="minorHAnsi" w:hAnsiTheme="minorHAnsi" w:cstheme="minorHAnsi"/>
          <w:spacing w:val="-5"/>
        </w:rPr>
        <w:t xml:space="preserve"> </w:t>
      </w:r>
      <w:r>
        <w:rPr>
          <w:rFonts w:asciiTheme="minorHAnsi" w:hAnsiTheme="minorHAnsi" w:cstheme="minorHAnsi"/>
          <w:u w:val="single"/>
        </w:rPr>
        <w:t>____________________________________________________________________</w:t>
      </w:r>
    </w:p>
    <w:p w:rsidRPr="00F3744F" w:rsidR="005B7C97" w:rsidRDefault="005B7C97" w14:paraId="4B8F2845" w14:textId="77777777">
      <w:pPr>
        <w:pStyle w:val="Corpsdetexte"/>
        <w:spacing w:before="12"/>
        <w:rPr>
          <w:rFonts w:asciiTheme="minorHAnsi" w:hAnsiTheme="minorHAnsi" w:cstheme="minorHAnsi"/>
        </w:rPr>
      </w:pPr>
    </w:p>
    <w:p w:rsidR="00F3744F" w:rsidP="00F3744F" w:rsidRDefault="00F3744F" w14:paraId="16B6197C" w14:textId="77777777">
      <w:pPr>
        <w:pStyle w:val="Corpsdetexte"/>
        <w:tabs>
          <w:tab w:val="left" w:pos="2162"/>
          <w:tab w:val="left" w:pos="4686"/>
          <w:tab w:val="left" w:pos="8627"/>
        </w:tabs>
        <w:spacing w:line="252" w:lineRule="auto"/>
        <w:ind w:right="1910"/>
        <w:jc w:val="both"/>
        <w:rPr>
          <w:rFonts w:asciiTheme="minorHAnsi" w:hAnsiTheme="minorHAnsi" w:cstheme="minorHAnsi"/>
        </w:rPr>
      </w:pPr>
      <w:bookmarkStart w:name="________________________________________" w:id="14"/>
      <w:bookmarkStart w:name="Responsable_:___________________________" w:id="15"/>
      <w:bookmarkEnd w:id="14"/>
      <w:bookmarkEnd w:id="15"/>
      <w:r w:rsidRPr="00F3744F">
        <w:rPr>
          <w:rFonts w:asciiTheme="minorHAnsi" w:hAnsiTheme="minorHAnsi" w:cstheme="minorHAnsi"/>
        </w:rPr>
        <w:t>Responsable :</w:t>
      </w:r>
      <w:r w:rsidRPr="00F3744F">
        <w:rPr>
          <w:rFonts w:asciiTheme="minorHAnsi" w:hAnsiTheme="minorHAnsi" w:cstheme="minorHAnsi"/>
          <w:spacing w:val="255"/>
        </w:rPr>
        <w:t xml:space="preserve"> </w:t>
      </w:r>
      <w:r w:rsidRPr="00F3744F">
        <w:rPr>
          <w:rFonts w:asciiTheme="minorHAnsi" w:hAnsiTheme="minorHAnsi" w:cstheme="minorHAnsi"/>
          <w:u w:val="single"/>
        </w:rPr>
        <w:tab/>
      </w:r>
      <w:r w:rsidRPr="00F3744F">
        <w:rPr>
          <w:rFonts w:asciiTheme="minorHAnsi" w:hAnsiTheme="minorHAnsi" w:cstheme="minorHAnsi"/>
          <w:u w:val="single"/>
        </w:rPr>
        <w:tab/>
      </w:r>
      <w:r w:rsidRPr="00F3744F">
        <w:rPr>
          <w:rFonts w:asciiTheme="minorHAnsi" w:hAnsiTheme="minorHAnsi" w:cstheme="minorHAnsi"/>
          <w:u w:val="single"/>
        </w:rPr>
        <w:tab/>
      </w:r>
      <w:r w:rsidRPr="00F3744F">
        <w:rPr>
          <w:rFonts w:asciiTheme="minorHAnsi" w:hAnsiTheme="minorHAnsi" w:cstheme="minorHAnsi"/>
        </w:rPr>
        <w:t xml:space="preserve"> </w:t>
      </w:r>
      <w:bookmarkStart w:name="Fonction_:______________________________" w:id="16"/>
      <w:bookmarkEnd w:id="16"/>
    </w:p>
    <w:p w:rsidR="00F3744F" w:rsidP="00F3744F" w:rsidRDefault="00F3744F" w14:paraId="0D7D030D" w14:textId="38F453BA">
      <w:pPr>
        <w:pStyle w:val="Corpsdetexte"/>
        <w:tabs>
          <w:tab w:val="left" w:pos="2162"/>
          <w:tab w:val="left" w:pos="4686"/>
          <w:tab w:val="left" w:pos="8627"/>
        </w:tabs>
        <w:spacing w:line="252" w:lineRule="auto"/>
        <w:ind w:right="1910"/>
        <w:jc w:val="both"/>
        <w:rPr>
          <w:rFonts w:asciiTheme="minorHAnsi" w:hAnsiTheme="minorHAnsi" w:cstheme="minorHAnsi"/>
        </w:rPr>
      </w:pPr>
      <w:r w:rsidRPr="00F3744F">
        <w:rPr>
          <w:rFonts w:asciiTheme="minorHAnsi" w:hAnsiTheme="minorHAnsi" w:cstheme="minorHAnsi"/>
        </w:rPr>
        <w:t>Fonction :</w:t>
      </w:r>
      <w:r>
        <w:rPr>
          <w:rFonts w:asciiTheme="minorHAnsi" w:hAnsiTheme="minorHAnsi" w:cstheme="minorHAnsi"/>
        </w:rPr>
        <w:t xml:space="preserve"> </w:t>
      </w:r>
      <w:r w:rsidRPr="0071786B">
        <w:rPr>
          <w:rFonts w:asciiTheme="minorHAnsi" w:hAnsiTheme="minorHAnsi" w:cstheme="minorHAnsi"/>
          <w:u w:val="single"/>
        </w:rPr>
        <w:tab/>
      </w:r>
      <w:r w:rsidRPr="0071786B">
        <w:rPr>
          <w:rFonts w:asciiTheme="minorHAnsi" w:hAnsiTheme="minorHAnsi" w:cstheme="minorHAnsi"/>
          <w:u w:val="single"/>
        </w:rPr>
        <w:tab/>
      </w:r>
      <w:r w:rsidRPr="0071786B">
        <w:rPr>
          <w:rFonts w:asciiTheme="minorHAnsi" w:hAnsiTheme="minorHAnsi" w:cstheme="minorHAnsi"/>
        </w:rPr>
        <w:t xml:space="preserve"> </w:t>
      </w:r>
    </w:p>
    <w:p w:rsidR="00F3744F" w:rsidP="00F3744F" w:rsidRDefault="00F3744F" w14:paraId="57DF3892" w14:textId="5CD57509">
      <w:pPr>
        <w:pStyle w:val="Corpsdetexte"/>
        <w:tabs>
          <w:tab w:val="left" w:pos="2162"/>
          <w:tab w:val="left" w:pos="4686"/>
          <w:tab w:val="left" w:pos="8627"/>
        </w:tabs>
        <w:spacing w:line="252" w:lineRule="auto"/>
        <w:ind w:right="1910"/>
        <w:jc w:val="both"/>
        <w:rPr>
          <w:rFonts w:asciiTheme="minorHAnsi" w:hAnsiTheme="minorHAnsi" w:cstheme="minorHAnsi"/>
        </w:rPr>
      </w:pPr>
      <w:r w:rsidRPr="00F3744F">
        <w:rPr>
          <w:rFonts w:asciiTheme="minorHAnsi" w:hAnsiTheme="minorHAnsi" w:cstheme="minorHAnsi"/>
        </w:rPr>
        <w:t>Courriel :</w:t>
      </w:r>
      <w:r>
        <w:rPr>
          <w:rFonts w:asciiTheme="minorHAnsi" w:hAnsiTheme="minorHAnsi" w:cstheme="minorHAnsi"/>
        </w:rPr>
        <w:t xml:space="preserve"> </w:t>
      </w:r>
      <w:r w:rsidRPr="0071786B">
        <w:rPr>
          <w:rFonts w:asciiTheme="minorHAnsi" w:hAnsiTheme="minorHAnsi" w:cstheme="minorHAnsi"/>
          <w:u w:val="single"/>
        </w:rPr>
        <w:tab/>
      </w:r>
      <w:r w:rsidRPr="0071786B">
        <w:rPr>
          <w:rFonts w:asciiTheme="minorHAnsi" w:hAnsiTheme="minorHAnsi" w:cstheme="minorHAnsi"/>
          <w:u w:val="single"/>
        </w:rPr>
        <w:tab/>
      </w:r>
      <w:r w:rsidRPr="0071786B">
        <w:rPr>
          <w:rFonts w:asciiTheme="minorHAnsi" w:hAnsiTheme="minorHAnsi" w:cstheme="minorHAnsi"/>
        </w:rPr>
        <w:t xml:space="preserve"> </w:t>
      </w:r>
      <w:bookmarkStart w:name="Signature_du_responsable_:______________" w:id="17"/>
      <w:bookmarkEnd w:id="17"/>
    </w:p>
    <w:p w:rsidRPr="0071786B" w:rsidR="005B7C97" w:rsidP="00F3744F" w:rsidRDefault="00F3744F" w14:paraId="3F45D27B" w14:textId="140499E9">
      <w:pPr>
        <w:pStyle w:val="Corpsdetexte"/>
        <w:tabs>
          <w:tab w:val="left" w:pos="2162"/>
          <w:tab w:val="left" w:pos="4686"/>
          <w:tab w:val="left" w:pos="8627"/>
        </w:tabs>
        <w:spacing w:line="252" w:lineRule="auto"/>
        <w:ind w:right="1910"/>
        <w:jc w:val="both"/>
        <w:rPr>
          <w:rFonts w:asciiTheme="minorHAnsi" w:hAnsiTheme="minorHAnsi" w:cstheme="minorHAnsi"/>
        </w:rPr>
      </w:pPr>
      <w:r w:rsidRPr="00F3744F">
        <w:rPr>
          <w:rFonts w:asciiTheme="minorHAnsi" w:hAnsiTheme="minorHAnsi" w:cstheme="minorHAnsi"/>
        </w:rPr>
        <w:t>Téléphone :</w:t>
      </w:r>
      <w:r>
        <w:rPr>
          <w:rFonts w:asciiTheme="minorHAnsi" w:hAnsiTheme="minorHAnsi" w:cstheme="minorHAnsi"/>
          <w:spacing w:val="437"/>
        </w:rPr>
        <w:t xml:space="preserve"> </w:t>
      </w:r>
      <w:r w:rsidRPr="0071786B">
        <w:rPr>
          <w:rFonts w:asciiTheme="minorHAnsi" w:hAnsiTheme="minorHAnsi" w:cstheme="minorHAnsi"/>
          <w:u w:val="single"/>
        </w:rPr>
        <w:tab/>
      </w:r>
      <w:r w:rsidRPr="0071786B">
        <w:rPr>
          <w:rFonts w:asciiTheme="minorHAnsi" w:hAnsiTheme="minorHAnsi" w:cstheme="minorHAnsi"/>
          <w:u w:val="single"/>
        </w:rPr>
        <w:tab/>
      </w:r>
    </w:p>
    <w:p w:rsidRPr="0071786B" w:rsidR="005B7C97" w:rsidP="00F3744F" w:rsidRDefault="00F3744F" w14:paraId="74A888DB" w14:textId="77777777">
      <w:pPr>
        <w:pStyle w:val="Corpsdetexte"/>
        <w:tabs>
          <w:tab w:val="left" w:pos="6774"/>
          <w:tab w:val="left" w:pos="8660"/>
        </w:tabs>
        <w:spacing w:before="9"/>
        <w:jc w:val="both"/>
        <w:rPr>
          <w:rFonts w:asciiTheme="minorHAnsi" w:hAnsiTheme="minorHAnsi" w:cstheme="minorHAnsi"/>
        </w:rPr>
      </w:pPr>
      <w:r w:rsidRPr="0071786B">
        <w:rPr>
          <w:rFonts w:asciiTheme="minorHAnsi" w:hAnsiTheme="minorHAnsi" w:cstheme="minorHAnsi"/>
        </w:rPr>
        <w:t>Signature</w:t>
      </w:r>
      <w:r w:rsidRPr="0071786B">
        <w:rPr>
          <w:rFonts w:asciiTheme="minorHAnsi" w:hAnsiTheme="minorHAnsi" w:cstheme="minorHAnsi"/>
          <w:spacing w:val="-4"/>
        </w:rPr>
        <w:t xml:space="preserve"> </w:t>
      </w:r>
      <w:r w:rsidRPr="0071786B">
        <w:rPr>
          <w:rFonts w:asciiTheme="minorHAnsi" w:hAnsiTheme="minorHAnsi" w:cstheme="minorHAnsi"/>
        </w:rPr>
        <w:t>du</w:t>
      </w:r>
      <w:r w:rsidRPr="0071786B">
        <w:rPr>
          <w:rFonts w:asciiTheme="minorHAnsi" w:hAnsiTheme="minorHAnsi" w:cstheme="minorHAnsi"/>
          <w:spacing w:val="-5"/>
        </w:rPr>
        <w:t xml:space="preserve"> </w:t>
      </w:r>
      <w:r w:rsidRPr="0071786B">
        <w:rPr>
          <w:rFonts w:asciiTheme="minorHAnsi" w:hAnsiTheme="minorHAnsi" w:cstheme="minorHAnsi"/>
        </w:rPr>
        <w:t>responsable</w:t>
      </w:r>
      <w:r w:rsidRPr="0071786B">
        <w:rPr>
          <w:rFonts w:asciiTheme="minorHAnsi" w:hAnsiTheme="minorHAnsi" w:cstheme="minorHAnsi"/>
          <w:spacing w:val="-4"/>
        </w:rPr>
        <w:t xml:space="preserve"> </w:t>
      </w:r>
      <w:r w:rsidRPr="0071786B">
        <w:rPr>
          <w:rFonts w:asciiTheme="minorHAnsi" w:hAnsiTheme="minorHAnsi" w:cstheme="minorHAnsi"/>
        </w:rPr>
        <w:t>:</w:t>
      </w:r>
      <w:r w:rsidRPr="0071786B">
        <w:rPr>
          <w:rFonts w:asciiTheme="minorHAnsi" w:hAnsiTheme="minorHAnsi" w:cstheme="minorHAnsi"/>
          <w:spacing w:val="-6"/>
        </w:rPr>
        <w:t xml:space="preserve"> </w:t>
      </w:r>
      <w:r w:rsidRPr="0071786B">
        <w:rPr>
          <w:rFonts w:asciiTheme="minorHAnsi" w:hAnsiTheme="minorHAnsi" w:cstheme="minorHAnsi"/>
          <w:u w:val="single"/>
        </w:rPr>
        <w:tab/>
      </w:r>
      <w:r w:rsidRPr="0071786B">
        <w:rPr>
          <w:rFonts w:asciiTheme="minorHAnsi" w:hAnsiTheme="minorHAnsi" w:cstheme="minorHAnsi"/>
        </w:rPr>
        <w:t>Date :</w:t>
      </w:r>
      <w:r w:rsidRPr="0071786B">
        <w:rPr>
          <w:rFonts w:asciiTheme="minorHAnsi" w:hAnsiTheme="minorHAnsi" w:cstheme="minorHAnsi"/>
          <w:spacing w:val="92"/>
        </w:rPr>
        <w:t xml:space="preserve"> </w:t>
      </w:r>
      <w:r w:rsidRPr="0071786B">
        <w:rPr>
          <w:rFonts w:asciiTheme="minorHAnsi" w:hAnsiTheme="minorHAnsi" w:cstheme="minorHAnsi"/>
          <w:u w:val="single"/>
        </w:rPr>
        <w:tab/>
      </w:r>
    </w:p>
    <w:p w:rsidRPr="00E1248E" w:rsidR="005B7C97" w:rsidP="00F3744F" w:rsidRDefault="00F3744F" w14:paraId="181A7B1F" w14:textId="175EC621">
      <w:pPr>
        <w:spacing w:before="20"/>
        <w:jc w:val="both"/>
        <w:rPr>
          <w:rFonts w:ascii="Trebuchet MS" w:hAnsi="Trebuchet MS"/>
        </w:rPr>
      </w:pPr>
      <w:bookmarkStart w:name="(Signature_électronique_acceptée)" w:id="18"/>
      <w:bookmarkEnd w:id="18"/>
      <w:r w:rsidRPr="0071786B">
        <w:rPr>
          <w:rFonts w:asciiTheme="minorHAnsi" w:hAnsiTheme="minorHAnsi" w:cstheme="minorHAnsi"/>
        </w:rPr>
        <w:t>(Signature</w:t>
      </w:r>
      <w:r w:rsidRPr="0071786B">
        <w:rPr>
          <w:rFonts w:asciiTheme="minorHAnsi" w:hAnsiTheme="minorHAnsi" w:cstheme="minorHAnsi"/>
          <w:spacing w:val="-4"/>
        </w:rPr>
        <w:t xml:space="preserve"> </w:t>
      </w:r>
      <w:r w:rsidRPr="0071786B">
        <w:rPr>
          <w:rFonts w:asciiTheme="minorHAnsi" w:hAnsiTheme="minorHAnsi" w:cstheme="minorHAnsi"/>
        </w:rPr>
        <w:t>électronique</w:t>
      </w:r>
      <w:r w:rsidRPr="0071786B">
        <w:rPr>
          <w:rFonts w:asciiTheme="minorHAnsi" w:hAnsiTheme="minorHAnsi" w:cstheme="minorHAnsi"/>
          <w:spacing w:val="-7"/>
        </w:rPr>
        <w:t xml:space="preserve"> </w:t>
      </w:r>
      <w:r w:rsidRPr="0071786B">
        <w:rPr>
          <w:rFonts w:asciiTheme="minorHAnsi" w:hAnsiTheme="minorHAnsi" w:cstheme="minorHAnsi"/>
          <w:spacing w:val="-2"/>
        </w:rPr>
        <w:t>acceptée)</w:t>
      </w:r>
      <w:r w:rsidRPr="00E1248E">
        <w:rPr>
          <w:rFonts w:ascii="Trebuchet MS" w:hAnsi="Trebuchet MS"/>
          <w:noProof/>
        </w:rPr>
        <mc:AlternateContent>
          <mc:Choice Requires="wps">
            <w:drawing>
              <wp:anchor distT="0" distB="0" distL="0" distR="0" simplePos="0" relativeHeight="251674112" behindDoc="1" locked="0" layoutInCell="1" allowOverlap="1" wp14:anchorId="0C031906" wp14:editId="6DE3BEC3">
                <wp:simplePos x="0" y="0"/>
                <wp:positionH relativeFrom="page">
                  <wp:posOffset>792480</wp:posOffset>
                </wp:positionH>
                <wp:positionV relativeFrom="paragraph">
                  <wp:posOffset>317589</wp:posOffset>
                </wp:positionV>
                <wp:extent cx="554164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645" cy="6350"/>
                        </a:xfrm>
                        <a:custGeom>
                          <a:avLst/>
                          <a:gdLst/>
                          <a:ahLst/>
                          <a:cxnLst/>
                          <a:rect l="l" t="t" r="r" b="b"/>
                          <a:pathLst>
                            <a:path w="5541645" h="6350">
                              <a:moveTo>
                                <a:pt x="5541264" y="0"/>
                              </a:moveTo>
                              <a:lnTo>
                                <a:pt x="0" y="0"/>
                              </a:lnTo>
                              <a:lnTo>
                                <a:pt x="0" y="6095"/>
                              </a:lnTo>
                              <a:lnTo>
                                <a:pt x="5541264" y="6095"/>
                              </a:lnTo>
                              <a:lnTo>
                                <a:pt x="5541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14" style="position:absolute;margin-left:62.4pt;margin-top:25pt;width:436.35pt;height:.5pt;z-index:-251642368;visibility:visible;mso-wrap-style:square;mso-wrap-distance-left:0;mso-wrap-distance-top:0;mso-wrap-distance-right:0;mso-wrap-distance-bottom:0;mso-position-horizontal:absolute;mso-position-horizontal-relative:page;mso-position-vertical:absolute;mso-position-vertical-relative:text;v-text-anchor:top" coordsize="5541645,6350" o:spid="_x0000_s1026" fillcolor="black" stroked="f" path="m5541264,l,,,6095r5541264,l554126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" w14:anchorId="5BB84DDE">
                <v:path arrowok="t"/>
                <w10:wrap type="topAndBottom" anchorx="page"/>
              </v:shape>
            </w:pict>
          </mc:Fallback>
        </mc:AlternateContent>
      </w:r>
    </w:p>
    <w:p w:rsidRPr="005D2C98" w:rsidR="005B7C97" w:rsidP="00F3744F" w:rsidRDefault="00F3744F" w14:paraId="4AF21047" w14:textId="77777777">
      <w:pPr>
        <w:pStyle w:val="Titre1"/>
        <w:spacing w:before="1"/>
        <w:ind w:right="639"/>
        <w:jc w:val="center"/>
        <w:rPr>
          <w:rFonts w:asciiTheme="minorHAnsi" w:hAnsiTheme="minorHAnsi" w:cstheme="minorHAnsi"/>
          <w:sz w:val="28"/>
          <w:szCs w:val="28"/>
          <w:rPrChange w:author="Eric Boudreault" w:date="2025-01-09T11:55:00Z" w:id="19">
            <w:rPr>
              <w:rFonts w:asciiTheme="minorHAnsi" w:hAnsiTheme="minorHAnsi" w:cstheme="minorHAnsi"/>
              <w:sz w:val="22"/>
              <w:szCs w:val="22"/>
            </w:rPr>
          </w:rPrChange>
        </w:rPr>
      </w:pPr>
      <w:bookmarkStart w:name="Engagement_du_stagiaire" w:id="20"/>
      <w:bookmarkEnd w:id="20"/>
      <w:r w:rsidRPr="005D2C98">
        <w:rPr>
          <w:rFonts w:asciiTheme="minorHAnsi" w:hAnsiTheme="minorHAnsi" w:cstheme="minorHAnsi"/>
          <w:sz w:val="28"/>
          <w:szCs w:val="28"/>
          <w:rPrChange w:author="Eric Boudreault" w:date="2025-01-09T11:55:00Z" w:id="21">
            <w:rPr>
              <w:rFonts w:asciiTheme="minorHAnsi" w:hAnsiTheme="minorHAnsi" w:cstheme="minorHAnsi"/>
              <w:sz w:val="22"/>
              <w:szCs w:val="22"/>
            </w:rPr>
          </w:rPrChange>
        </w:rPr>
        <w:lastRenderedPageBreak/>
        <w:t>Engagement</w:t>
      </w:r>
      <w:r w:rsidRPr="005D2C98">
        <w:rPr>
          <w:rFonts w:asciiTheme="minorHAnsi" w:hAnsiTheme="minorHAnsi" w:cstheme="minorHAnsi"/>
          <w:spacing w:val="-4"/>
          <w:sz w:val="28"/>
          <w:szCs w:val="28"/>
          <w:rPrChange w:author="Eric Boudreault" w:date="2025-01-09T11:55:00Z" w:id="22">
            <w:rPr>
              <w:rFonts w:asciiTheme="minorHAnsi" w:hAnsiTheme="minorHAnsi" w:cstheme="minorHAnsi"/>
              <w:spacing w:val="-4"/>
              <w:sz w:val="22"/>
              <w:szCs w:val="22"/>
            </w:rPr>
          </w:rPrChange>
        </w:rPr>
        <w:t xml:space="preserve"> </w:t>
      </w:r>
      <w:r w:rsidRPr="005D2C98">
        <w:rPr>
          <w:rFonts w:asciiTheme="minorHAnsi" w:hAnsiTheme="minorHAnsi" w:cstheme="minorHAnsi"/>
          <w:sz w:val="28"/>
          <w:szCs w:val="28"/>
          <w:rPrChange w:author="Eric Boudreault" w:date="2025-01-09T11:55:00Z" w:id="23">
            <w:rPr>
              <w:rFonts w:asciiTheme="minorHAnsi" w:hAnsiTheme="minorHAnsi" w:cstheme="minorHAnsi"/>
              <w:sz w:val="22"/>
              <w:szCs w:val="22"/>
            </w:rPr>
          </w:rPrChange>
        </w:rPr>
        <w:t>du</w:t>
      </w:r>
      <w:r w:rsidRPr="005D2C98">
        <w:rPr>
          <w:rFonts w:asciiTheme="minorHAnsi" w:hAnsiTheme="minorHAnsi" w:cstheme="minorHAnsi"/>
          <w:spacing w:val="-1"/>
          <w:sz w:val="28"/>
          <w:szCs w:val="28"/>
          <w:rPrChange w:author="Eric Boudreault" w:date="2025-01-09T11:55:00Z" w:id="24">
            <w:rPr>
              <w:rFonts w:asciiTheme="minorHAnsi" w:hAnsiTheme="minorHAnsi" w:cstheme="minorHAnsi"/>
              <w:spacing w:val="-1"/>
              <w:sz w:val="22"/>
              <w:szCs w:val="22"/>
            </w:rPr>
          </w:rPrChange>
        </w:rPr>
        <w:t xml:space="preserve"> </w:t>
      </w:r>
      <w:r w:rsidRPr="005D2C98">
        <w:rPr>
          <w:rFonts w:asciiTheme="minorHAnsi" w:hAnsiTheme="minorHAnsi" w:cstheme="minorHAnsi"/>
          <w:spacing w:val="-2"/>
          <w:sz w:val="28"/>
          <w:szCs w:val="28"/>
          <w:rPrChange w:author="Eric Boudreault" w:date="2025-01-09T11:55:00Z" w:id="25">
            <w:rPr>
              <w:rFonts w:asciiTheme="minorHAnsi" w:hAnsiTheme="minorHAnsi" w:cstheme="minorHAnsi"/>
              <w:spacing w:val="-2"/>
              <w:sz w:val="22"/>
              <w:szCs w:val="22"/>
            </w:rPr>
          </w:rPrChange>
        </w:rPr>
        <w:t>stagiaire</w:t>
      </w:r>
    </w:p>
    <w:p w:rsidRPr="00F3744F" w:rsidR="005B7C97" w:rsidP="00F3744F" w:rsidRDefault="005B7C97" w14:paraId="43676097" w14:textId="77777777">
      <w:pPr>
        <w:pStyle w:val="Corpsdetexte"/>
        <w:spacing w:before="119"/>
        <w:jc w:val="both"/>
        <w:rPr>
          <w:rFonts w:asciiTheme="minorHAnsi" w:hAnsiTheme="minorHAnsi" w:cstheme="minorHAnsi"/>
          <w:b/>
        </w:rPr>
      </w:pPr>
    </w:p>
    <w:p w:rsidRPr="00F3744F" w:rsidR="005B7C97" w:rsidP="00F3744F" w:rsidRDefault="00F3744F" w14:paraId="6FF150CD" w14:textId="63002B18">
      <w:pPr>
        <w:pStyle w:val="Titre2"/>
        <w:tabs>
          <w:tab w:val="left" w:pos="9356"/>
        </w:tabs>
        <w:ind w:left="0" w:right="50"/>
        <w:jc w:val="both"/>
        <w:rPr>
          <w:rFonts w:asciiTheme="minorHAnsi" w:hAnsiTheme="minorHAnsi" w:cstheme="minorHAnsi"/>
        </w:rPr>
      </w:pPr>
      <w:r w:rsidRPr="00F3744F">
        <w:rPr>
          <w:rFonts w:asciiTheme="minorHAnsi" w:hAnsiTheme="minorHAnsi" w:cstheme="minorHAnsi"/>
        </w:rPr>
        <w:t>Ayant rencontré le responsable du milieu de stage ci-haut mentionné et ayant pris connaissance de la nature du projet de stage que j’aurai à réaliser, je m’engage à respecter</w:t>
      </w:r>
      <w:r w:rsidRPr="00F3744F">
        <w:rPr>
          <w:rFonts w:asciiTheme="minorHAnsi" w:hAnsiTheme="minorHAnsi" w:cstheme="minorHAnsi"/>
          <w:spacing w:val="-4"/>
        </w:rPr>
        <w:t xml:space="preserve"> </w:t>
      </w:r>
      <w:r w:rsidRPr="00F3744F">
        <w:rPr>
          <w:rFonts w:asciiTheme="minorHAnsi" w:hAnsiTheme="minorHAnsi" w:cstheme="minorHAnsi"/>
        </w:rPr>
        <w:t>les</w:t>
      </w:r>
      <w:r w:rsidRPr="00F3744F">
        <w:rPr>
          <w:rFonts w:asciiTheme="minorHAnsi" w:hAnsiTheme="minorHAnsi" w:cstheme="minorHAnsi"/>
          <w:spacing w:val="-4"/>
        </w:rPr>
        <w:t xml:space="preserve"> </w:t>
      </w:r>
      <w:r w:rsidRPr="00F3744F">
        <w:rPr>
          <w:rFonts w:asciiTheme="minorHAnsi" w:hAnsiTheme="minorHAnsi" w:cstheme="minorHAnsi"/>
        </w:rPr>
        <w:t>politiques</w:t>
      </w:r>
      <w:r w:rsidRPr="00F3744F">
        <w:rPr>
          <w:rFonts w:asciiTheme="minorHAnsi" w:hAnsiTheme="minorHAnsi" w:cstheme="minorHAnsi"/>
          <w:spacing w:val="-4"/>
        </w:rPr>
        <w:t xml:space="preserve"> </w:t>
      </w:r>
      <w:r w:rsidRPr="00F3744F">
        <w:rPr>
          <w:rFonts w:asciiTheme="minorHAnsi" w:hAnsiTheme="minorHAnsi" w:cstheme="minorHAnsi"/>
        </w:rPr>
        <w:t>de</w:t>
      </w:r>
      <w:r w:rsidRPr="00F3744F">
        <w:rPr>
          <w:rFonts w:asciiTheme="minorHAnsi" w:hAnsiTheme="minorHAnsi" w:cstheme="minorHAnsi"/>
          <w:spacing w:val="-1"/>
        </w:rPr>
        <w:t xml:space="preserve"> </w:t>
      </w:r>
      <w:r w:rsidRPr="00F3744F">
        <w:rPr>
          <w:rFonts w:asciiTheme="minorHAnsi" w:hAnsiTheme="minorHAnsi" w:cstheme="minorHAnsi"/>
        </w:rPr>
        <w:t>l’</w:t>
      </w:r>
      <w:r>
        <w:rPr>
          <w:rFonts w:asciiTheme="minorHAnsi" w:hAnsiTheme="minorHAnsi" w:cstheme="minorHAnsi"/>
        </w:rPr>
        <w:t>E</w:t>
      </w:r>
      <w:r w:rsidRPr="00F3744F">
        <w:rPr>
          <w:rFonts w:asciiTheme="minorHAnsi" w:hAnsiTheme="minorHAnsi" w:cstheme="minorHAnsi"/>
        </w:rPr>
        <w:t>ntreprise</w:t>
      </w:r>
      <w:r w:rsidRPr="00F3744F">
        <w:rPr>
          <w:rFonts w:asciiTheme="minorHAnsi" w:hAnsiTheme="minorHAnsi" w:cstheme="minorHAnsi"/>
          <w:spacing w:val="-1"/>
        </w:rPr>
        <w:t xml:space="preserve"> </w:t>
      </w:r>
      <w:r w:rsidRPr="00F3744F">
        <w:rPr>
          <w:rFonts w:asciiTheme="minorHAnsi" w:hAnsiTheme="minorHAnsi" w:cstheme="minorHAnsi"/>
        </w:rPr>
        <w:t>et</w:t>
      </w:r>
      <w:r w:rsidRPr="00F3744F">
        <w:rPr>
          <w:rFonts w:asciiTheme="minorHAnsi" w:hAnsiTheme="minorHAnsi" w:cstheme="minorHAnsi"/>
          <w:spacing w:val="-3"/>
        </w:rPr>
        <w:t xml:space="preserve"> </w:t>
      </w:r>
      <w:r w:rsidRPr="00F3744F">
        <w:rPr>
          <w:rFonts w:asciiTheme="minorHAnsi" w:hAnsiTheme="minorHAnsi" w:cstheme="minorHAnsi"/>
        </w:rPr>
        <w:t>à</w:t>
      </w:r>
      <w:r w:rsidRPr="00F3744F">
        <w:rPr>
          <w:rFonts w:asciiTheme="minorHAnsi" w:hAnsiTheme="minorHAnsi" w:cstheme="minorHAnsi"/>
          <w:spacing w:val="-5"/>
        </w:rPr>
        <w:t xml:space="preserve"> </w:t>
      </w:r>
      <w:r w:rsidRPr="00F3744F">
        <w:rPr>
          <w:rFonts w:asciiTheme="minorHAnsi" w:hAnsiTheme="minorHAnsi" w:cstheme="minorHAnsi"/>
        </w:rPr>
        <w:t>réaliser</w:t>
      </w:r>
      <w:r w:rsidRPr="00F3744F">
        <w:rPr>
          <w:rFonts w:asciiTheme="minorHAnsi" w:hAnsiTheme="minorHAnsi" w:cstheme="minorHAnsi"/>
          <w:spacing w:val="-4"/>
        </w:rPr>
        <w:t xml:space="preserve"> </w:t>
      </w:r>
      <w:r w:rsidRPr="00F3744F">
        <w:rPr>
          <w:rFonts w:asciiTheme="minorHAnsi" w:hAnsiTheme="minorHAnsi" w:cstheme="minorHAnsi"/>
        </w:rPr>
        <w:t>les tâches</w:t>
      </w:r>
      <w:r w:rsidRPr="00F3744F">
        <w:rPr>
          <w:rFonts w:asciiTheme="minorHAnsi" w:hAnsiTheme="minorHAnsi" w:cstheme="minorHAnsi"/>
          <w:spacing w:val="-4"/>
        </w:rPr>
        <w:t xml:space="preserve"> </w:t>
      </w:r>
      <w:r w:rsidRPr="00F3744F">
        <w:rPr>
          <w:rFonts w:asciiTheme="minorHAnsi" w:hAnsiTheme="minorHAnsi" w:cstheme="minorHAnsi"/>
        </w:rPr>
        <w:t>qui</w:t>
      </w:r>
      <w:r w:rsidRPr="00F3744F">
        <w:rPr>
          <w:rFonts w:asciiTheme="minorHAnsi" w:hAnsiTheme="minorHAnsi" w:cstheme="minorHAnsi"/>
          <w:spacing w:val="-5"/>
        </w:rPr>
        <w:t xml:space="preserve"> </w:t>
      </w:r>
      <w:r w:rsidRPr="00F3744F">
        <w:rPr>
          <w:rFonts w:asciiTheme="minorHAnsi" w:hAnsiTheme="minorHAnsi" w:cstheme="minorHAnsi"/>
        </w:rPr>
        <w:t>me</w:t>
      </w:r>
      <w:r w:rsidRPr="00F3744F">
        <w:rPr>
          <w:rFonts w:asciiTheme="minorHAnsi" w:hAnsiTheme="minorHAnsi" w:cstheme="minorHAnsi"/>
          <w:spacing w:val="-1"/>
        </w:rPr>
        <w:t xml:space="preserve"> </w:t>
      </w:r>
      <w:r w:rsidRPr="00F3744F">
        <w:rPr>
          <w:rFonts w:asciiTheme="minorHAnsi" w:hAnsiTheme="minorHAnsi" w:cstheme="minorHAnsi"/>
        </w:rPr>
        <w:t>seront</w:t>
      </w:r>
      <w:r w:rsidRPr="00F3744F">
        <w:rPr>
          <w:rFonts w:asciiTheme="minorHAnsi" w:hAnsiTheme="minorHAnsi" w:cstheme="minorHAnsi"/>
          <w:spacing w:val="-3"/>
        </w:rPr>
        <w:t xml:space="preserve"> </w:t>
      </w:r>
      <w:r w:rsidRPr="00F3744F">
        <w:rPr>
          <w:rFonts w:asciiTheme="minorHAnsi" w:hAnsiTheme="minorHAnsi" w:cstheme="minorHAnsi"/>
        </w:rPr>
        <w:t>confiées</w:t>
      </w:r>
      <w:r w:rsidRPr="00F3744F">
        <w:rPr>
          <w:rFonts w:asciiTheme="minorHAnsi" w:hAnsiTheme="minorHAnsi" w:cstheme="minorHAnsi"/>
          <w:spacing w:val="-4"/>
        </w:rPr>
        <w:t xml:space="preserve"> </w:t>
      </w:r>
      <w:r w:rsidRPr="00F3744F">
        <w:rPr>
          <w:rFonts w:asciiTheme="minorHAnsi" w:hAnsiTheme="minorHAnsi" w:cstheme="minorHAnsi"/>
        </w:rPr>
        <w:t>au meilleur de ma connaissance pour toute la durée du stage.</w:t>
      </w:r>
    </w:p>
    <w:p w:rsidRPr="00E1248E" w:rsidR="005B7C97" w:rsidRDefault="005B7C97" w14:paraId="17B5C169" w14:textId="77777777">
      <w:pPr>
        <w:pStyle w:val="Corpsdetexte"/>
        <w:spacing w:before="25"/>
        <w:rPr>
          <w:rFonts w:ascii="Trebuchet MS" w:hAnsi="Trebuchet MS"/>
          <w:b/>
          <w:i/>
        </w:rPr>
      </w:pPr>
    </w:p>
    <w:p w:rsidRPr="00F3744F" w:rsidR="005B7C97" w:rsidRDefault="00F3744F" w14:paraId="32C99337" w14:textId="77777777">
      <w:pPr>
        <w:pStyle w:val="Corpsdetexte"/>
        <w:tabs>
          <w:tab w:val="left" w:pos="2161"/>
          <w:tab w:val="left" w:pos="4686"/>
          <w:tab w:val="left" w:pos="6141"/>
          <w:tab w:val="left" w:pos="8958"/>
        </w:tabs>
        <w:spacing w:line="259" w:lineRule="auto"/>
        <w:ind w:left="616" w:right="1574"/>
        <w:jc w:val="both"/>
        <w:rPr>
          <w:rFonts w:asciiTheme="minorHAnsi" w:hAnsiTheme="minorHAnsi" w:cstheme="minorHAnsi"/>
        </w:rPr>
      </w:pPr>
      <w:bookmarkStart w:name="Nom_du_stagiaire_:______________________" w:id="26"/>
      <w:bookmarkEnd w:id="26"/>
      <w:r w:rsidRPr="00F3744F">
        <w:rPr>
          <w:rFonts w:asciiTheme="minorHAnsi" w:hAnsiTheme="minorHAnsi" w:cstheme="minorHAnsi"/>
        </w:rPr>
        <w:t xml:space="preserve">Nom du stagiaire : </w:t>
      </w:r>
      <w:r w:rsidRPr="00F3744F">
        <w:rPr>
          <w:rFonts w:asciiTheme="minorHAnsi" w:hAnsiTheme="minorHAnsi" w:cstheme="minorHAnsi"/>
          <w:u w:val="single"/>
        </w:rPr>
        <w:tab/>
      </w:r>
      <w:r w:rsidRPr="00F3744F">
        <w:rPr>
          <w:rFonts w:asciiTheme="minorHAnsi" w:hAnsiTheme="minorHAnsi" w:cstheme="minorHAnsi"/>
          <w:u w:val="single"/>
        </w:rPr>
        <w:tab/>
      </w:r>
      <w:r w:rsidRPr="00F3744F">
        <w:rPr>
          <w:rFonts w:asciiTheme="minorHAnsi" w:hAnsiTheme="minorHAnsi" w:cstheme="minorHAnsi"/>
        </w:rPr>
        <w:t xml:space="preserve"> Matricule : </w:t>
      </w:r>
      <w:r w:rsidRPr="00F3744F">
        <w:rPr>
          <w:rFonts w:asciiTheme="minorHAnsi" w:hAnsiTheme="minorHAnsi" w:cstheme="minorHAnsi"/>
          <w:u w:val="single"/>
        </w:rPr>
        <w:tab/>
      </w:r>
      <w:r w:rsidRPr="00F3744F">
        <w:rPr>
          <w:rFonts w:asciiTheme="minorHAnsi" w:hAnsiTheme="minorHAnsi" w:cstheme="minorHAnsi"/>
        </w:rPr>
        <w:t xml:space="preserve"> Courriel :</w:t>
      </w:r>
      <w:r w:rsidRPr="00F3744F">
        <w:rPr>
          <w:rFonts w:asciiTheme="minorHAnsi" w:hAnsiTheme="minorHAnsi" w:cstheme="minorHAnsi"/>
        </w:rPr>
        <w:tab/>
      </w:r>
      <w:r w:rsidRPr="00F3744F">
        <w:rPr>
          <w:rFonts w:asciiTheme="minorHAnsi" w:hAnsiTheme="minorHAnsi" w:cstheme="minorHAnsi"/>
          <w:u w:val="single"/>
        </w:rPr>
        <w:tab/>
      </w:r>
      <w:r w:rsidRPr="00F3744F">
        <w:rPr>
          <w:rFonts w:asciiTheme="minorHAnsi" w:hAnsiTheme="minorHAnsi" w:cstheme="minorHAnsi"/>
          <w:u w:val="single"/>
        </w:rPr>
        <w:tab/>
      </w:r>
      <w:r w:rsidRPr="00F3744F">
        <w:rPr>
          <w:rFonts w:asciiTheme="minorHAnsi" w:hAnsiTheme="minorHAnsi" w:cstheme="minorHAnsi"/>
          <w:u w:val="single"/>
        </w:rPr>
        <w:tab/>
      </w:r>
      <w:r w:rsidRPr="00F3744F">
        <w:rPr>
          <w:rFonts w:asciiTheme="minorHAnsi" w:hAnsiTheme="minorHAnsi" w:cstheme="minorHAnsi"/>
        </w:rPr>
        <w:t xml:space="preserve"> </w:t>
      </w:r>
      <w:bookmarkStart w:name="Signature_du_stagiaire_:________________" w:id="27"/>
      <w:bookmarkEnd w:id="27"/>
      <w:r w:rsidRPr="00F3744F">
        <w:rPr>
          <w:rFonts w:asciiTheme="minorHAnsi" w:hAnsiTheme="minorHAnsi" w:cstheme="minorHAnsi"/>
        </w:rPr>
        <w:t>Téléphone :</w:t>
      </w:r>
      <w:r w:rsidRPr="00F3744F">
        <w:rPr>
          <w:rFonts w:asciiTheme="minorHAnsi" w:hAnsiTheme="minorHAnsi" w:cstheme="minorHAnsi"/>
          <w:spacing w:val="437"/>
        </w:rPr>
        <w:t xml:space="preserve"> </w:t>
      </w:r>
      <w:r w:rsidRPr="00F3744F">
        <w:rPr>
          <w:rFonts w:asciiTheme="minorHAnsi" w:hAnsiTheme="minorHAnsi" w:cstheme="minorHAnsi"/>
          <w:u w:val="single"/>
        </w:rPr>
        <w:tab/>
      </w:r>
      <w:r w:rsidRPr="00F3744F">
        <w:rPr>
          <w:rFonts w:asciiTheme="minorHAnsi" w:hAnsiTheme="minorHAnsi" w:cstheme="minorHAnsi"/>
          <w:u w:val="single"/>
        </w:rPr>
        <w:tab/>
      </w:r>
    </w:p>
    <w:p w:rsidRPr="00F3744F" w:rsidR="005B7C97" w:rsidRDefault="00F3744F" w14:paraId="7A21760D" w14:textId="77777777">
      <w:pPr>
        <w:pStyle w:val="Corpsdetexte"/>
        <w:tabs>
          <w:tab w:val="left" w:pos="6442"/>
          <w:tab w:val="left" w:pos="8771"/>
        </w:tabs>
        <w:spacing w:line="267" w:lineRule="exact"/>
        <w:ind w:left="616"/>
        <w:jc w:val="both"/>
        <w:rPr>
          <w:rFonts w:asciiTheme="minorHAnsi" w:hAnsiTheme="minorHAnsi" w:cstheme="minorHAnsi"/>
        </w:rPr>
      </w:pPr>
      <w:r w:rsidRPr="00F3744F">
        <w:rPr>
          <w:rFonts w:asciiTheme="minorHAnsi" w:hAnsiTheme="minorHAnsi" w:cstheme="minorHAnsi"/>
        </w:rPr>
        <w:t>Signature</w:t>
      </w:r>
      <w:r w:rsidRPr="00F3744F">
        <w:rPr>
          <w:rFonts w:asciiTheme="minorHAnsi" w:hAnsiTheme="minorHAnsi" w:cstheme="minorHAnsi"/>
          <w:spacing w:val="-2"/>
        </w:rPr>
        <w:t xml:space="preserve"> </w:t>
      </w:r>
      <w:r w:rsidRPr="00F3744F">
        <w:rPr>
          <w:rFonts w:asciiTheme="minorHAnsi" w:hAnsiTheme="minorHAnsi" w:cstheme="minorHAnsi"/>
        </w:rPr>
        <w:t>du</w:t>
      </w:r>
      <w:r w:rsidRPr="00F3744F">
        <w:rPr>
          <w:rFonts w:asciiTheme="minorHAnsi" w:hAnsiTheme="minorHAnsi" w:cstheme="minorHAnsi"/>
          <w:spacing w:val="-3"/>
        </w:rPr>
        <w:t xml:space="preserve"> </w:t>
      </w:r>
      <w:r w:rsidRPr="00F3744F">
        <w:rPr>
          <w:rFonts w:asciiTheme="minorHAnsi" w:hAnsiTheme="minorHAnsi" w:cstheme="minorHAnsi"/>
        </w:rPr>
        <w:t>stagiaire</w:t>
      </w:r>
      <w:r w:rsidRPr="00F3744F">
        <w:rPr>
          <w:rFonts w:asciiTheme="minorHAnsi" w:hAnsiTheme="minorHAnsi" w:cstheme="minorHAnsi"/>
          <w:spacing w:val="-2"/>
        </w:rPr>
        <w:t xml:space="preserve"> </w:t>
      </w:r>
      <w:r w:rsidRPr="00F3744F">
        <w:rPr>
          <w:rFonts w:asciiTheme="minorHAnsi" w:hAnsiTheme="minorHAnsi" w:cstheme="minorHAnsi"/>
        </w:rPr>
        <w:t>:</w:t>
      </w:r>
      <w:r w:rsidRPr="00F3744F">
        <w:rPr>
          <w:rFonts w:asciiTheme="minorHAnsi" w:hAnsiTheme="minorHAnsi" w:cstheme="minorHAnsi"/>
          <w:spacing w:val="-4"/>
        </w:rPr>
        <w:t xml:space="preserve"> </w:t>
      </w:r>
      <w:r w:rsidRPr="00F3744F">
        <w:rPr>
          <w:rFonts w:asciiTheme="minorHAnsi" w:hAnsiTheme="minorHAnsi" w:cstheme="minorHAnsi"/>
          <w:u w:val="single"/>
        </w:rPr>
        <w:tab/>
      </w:r>
      <w:r w:rsidRPr="00F3744F">
        <w:rPr>
          <w:rFonts w:asciiTheme="minorHAnsi" w:hAnsiTheme="minorHAnsi" w:cstheme="minorHAnsi"/>
          <w:spacing w:val="40"/>
        </w:rPr>
        <w:t xml:space="preserve"> </w:t>
      </w:r>
      <w:r w:rsidRPr="00F3744F">
        <w:rPr>
          <w:rFonts w:asciiTheme="minorHAnsi" w:hAnsiTheme="minorHAnsi" w:cstheme="minorHAnsi"/>
        </w:rPr>
        <w:t xml:space="preserve">Date : </w:t>
      </w:r>
      <w:r w:rsidRPr="00F3744F">
        <w:rPr>
          <w:rFonts w:asciiTheme="minorHAnsi" w:hAnsiTheme="minorHAnsi" w:cstheme="minorHAnsi"/>
          <w:u w:val="single"/>
        </w:rPr>
        <w:tab/>
      </w:r>
    </w:p>
    <w:p w:rsidRPr="00F3744F" w:rsidR="005B7C97" w:rsidRDefault="00F3744F" w14:paraId="70BABF17" w14:textId="77777777">
      <w:pPr>
        <w:ind w:left="616"/>
        <w:jc w:val="both"/>
        <w:rPr>
          <w:rFonts w:asciiTheme="minorHAnsi" w:hAnsiTheme="minorHAnsi" w:cstheme="minorHAnsi"/>
          <w:b/>
        </w:rPr>
      </w:pPr>
      <w:r w:rsidRPr="00F3744F">
        <w:rPr>
          <w:rFonts w:asciiTheme="minorHAnsi" w:hAnsiTheme="minorHAnsi" w:cstheme="minorHAnsi"/>
          <w:b/>
        </w:rPr>
        <w:t>(Signature</w:t>
      </w:r>
      <w:r w:rsidRPr="00F3744F">
        <w:rPr>
          <w:rFonts w:asciiTheme="minorHAnsi" w:hAnsiTheme="minorHAnsi" w:cstheme="minorHAnsi"/>
          <w:b/>
          <w:spacing w:val="-6"/>
        </w:rPr>
        <w:t xml:space="preserve"> </w:t>
      </w:r>
      <w:r w:rsidRPr="00F3744F">
        <w:rPr>
          <w:rFonts w:asciiTheme="minorHAnsi" w:hAnsiTheme="minorHAnsi" w:cstheme="minorHAnsi"/>
          <w:b/>
        </w:rPr>
        <w:t>électronique</w:t>
      </w:r>
      <w:r w:rsidRPr="00F3744F">
        <w:rPr>
          <w:rFonts w:asciiTheme="minorHAnsi" w:hAnsiTheme="minorHAnsi" w:cstheme="minorHAnsi"/>
          <w:b/>
          <w:spacing w:val="-8"/>
        </w:rPr>
        <w:t xml:space="preserve"> </w:t>
      </w:r>
      <w:r w:rsidRPr="00F3744F">
        <w:rPr>
          <w:rFonts w:asciiTheme="minorHAnsi" w:hAnsiTheme="minorHAnsi" w:cstheme="minorHAnsi"/>
          <w:b/>
          <w:spacing w:val="-2"/>
        </w:rPr>
        <w:t>acceptée)</w:t>
      </w:r>
    </w:p>
    <w:p w:rsidRPr="00E1248E" w:rsidR="005B7C97" w:rsidRDefault="005B7C97" w14:paraId="4741C4A0" w14:textId="77777777">
      <w:pPr>
        <w:pStyle w:val="Corpsdetexte"/>
        <w:rPr>
          <w:rFonts w:ascii="Trebuchet MS" w:hAnsi="Trebuchet MS"/>
          <w:b/>
        </w:rPr>
      </w:pPr>
    </w:p>
    <w:p w:rsidRPr="00F3744F" w:rsidR="00493040" w:rsidP="00F3744F" w:rsidRDefault="00493040" w14:paraId="0248C4DC" w14:textId="5A99E8B2">
      <w:pPr>
        <w:pStyle w:val="Corpsdetexte"/>
        <w:jc w:val="both"/>
        <w:rPr>
          <w:rFonts w:asciiTheme="minorHAnsi" w:hAnsiTheme="minorHAnsi" w:cstheme="minorHAnsi"/>
          <w:b/>
        </w:rPr>
      </w:pPr>
      <w:r w:rsidRPr="00F3744F">
        <w:rPr>
          <w:rFonts w:asciiTheme="minorHAnsi" w:hAnsiTheme="minorHAnsi" w:cstheme="minorHAnsi"/>
          <w:b/>
        </w:rPr>
        <w:t>Propriété intellectuelle</w:t>
      </w:r>
    </w:p>
    <w:p w:rsidRPr="00F3744F" w:rsidR="00493040" w:rsidP="00F3744F" w:rsidRDefault="00493040" w14:paraId="5A79861A" w14:textId="1A215A24">
      <w:pPr>
        <w:pStyle w:val="Corpsdetexte"/>
        <w:jc w:val="both"/>
        <w:rPr>
          <w:rFonts w:asciiTheme="minorHAnsi" w:hAnsiTheme="minorHAnsi" w:cstheme="minorHAnsi"/>
          <w:bCs/>
          <w:lang w:val="fr-CA"/>
        </w:rPr>
      </w:pPr>
      <w:r w:rsidRPr="00F3744F">
        <w:rPr>
          <w:rFonts w:asciiTheme="minorHAnsi" w:hAnsiTheme="minorHAnsi" w:cstheme="minorHAnsi"/>
          <w:bCs/>
        </w:rPr>
        <w:t>Je comprends que dans le cadre de mon stage,</w:t>
      </w:r>
      <w:r w:rsidRPr="00F3744F">
        <w:rPr>
          <w:rFonts w:asciiTheme="minorHAnsi" w:hAnsiTheme="minorHAnsi" w:cstheme="minorHAnsi"/>
          <w:bCs/>
          <w:lang w:val="fr-CA"/>
        </w:rPr>
        <w:t xml:space="preserve"> l’ensemble des créations, inventions, innovations, développements, études, rapports, codes informatiques</w:t>
      </w:r>
      <w:r w:rsidR="008E7AE5">
        <w:rPr>
          <w:rFonts w:asciiTheme="minorHAnsi" w:hAnsiTheme="minorHAnsi" w:cstheme="minorHAnsi"/>
          <w:bCs/>
          <w:lang w:val="fr-CA"/>
        </w:rPr>
        <w:t xml:space="preserve"> et logiciels</w:t>
      </w:r>
      <w:r w:rsidRPr="00F3744F">
        <w:rPr>
          <w:rFonts w:asciiTheme="minorHAnsi" w:hAnsiTheme="minorHAnsi" w:cstheme="minorHAnsi"/>
          <w:bCs/>
          <w:lang w:val="fr-CA"/>
        </w:rPr>
        <w:t>, dessins, modèles, processus</w:t>
      </w:r>
      <w:r w:rsidR="008E7AE5">
        <w:rPr>
          <w:rFonts w:asciiTheme="minorHAnsi" w:hAnsiTheme="minorHAnsi" w:cstheme="minorHAnsi"/>
          <w:bCs/>
          <w:lang w:val="fr-CA"/>
        </w:rPr>
        <w:t xml:space="preserve"> et procédés</w:t>
      </w:r>
      <w:r w:rsidRPr="00F3744F">
        <w:rPr>
          <w:rFonts w:asciiTheme="minorHAnsi" w:hAnsiTheme="minorHAnsi" w:cstheme="minorHAnsi"/>
          <w:bCs/>
          <w:lang w:val="fr-CA"/>
        </w:rPr>
        <w:t>, savoir-faire ou tout autre résultat intellectuel ou technique que je réaliserai seul ou en collaboration</w:t>
      </w:r>
      <w:r w:rsidR="008E7AE5">
        <w:rPr>
          <w:rFonts w:asciiTheme="minorHAnsi" w:hAnsiTheme="minorHAnsi" w:cstheme="minorHAnsi"/>
          <w:bCs/>
          <w:lang w:val="fr-CA"/>
        </w:rPr>
        <w:t xml:space="preserve"> (« Matériels développés »)</w:t>
      </w:r>
      <w:r w:rsidRPr="00F3744F">
        <w:rPr>
          <w:rFonts w:asciiTheme="minorHAnsi" w:hAnsiTheme="minorHAnsi" w:cstheme="minorHAnsi"/>
          <w:bCs/>
          <w:lang w:val="fr-CA"/>
        </w:rPr>
        <w:t xml:space="preserve">, deviennent la propriété exclusive de l’Entreprise dès leur création. Je cède ainsi à titre gratuit à l’Entreprise tous les droits de propriété intellectuelle attachés aux </w:t>
      </w:r>
      <w:r w:rsidR="008E7AE5">
        <w:rPr>
          <w:rFonts w:asciiTheme="minorHAnsi" w:hAnsiTheme="minorHAnsi" w:cstheme="minorHAnsi"/>
          <w:bCs/>
          <w:lang w:val="fr-CA"/>
        </w:rPr>
        <w:t>Matériels développés</w:t>
      </w:r>
      <w:r w:rsidRPr="00F3744F">
        <w:rPr>
          <w:rFonts w:asciiTheme="minorHAnsi" w:hAnsiTheme="minorHAnsi" w:cstheme="minorHAnsi"/>
          <w:bCs/>
          <w:lang w:val="fr-CA"/>
        </w:rPr>
        <w:t>, y compris, mais sans s'y limiter, les droits de reproduction, de représentation, d'adaptation, de modification, d'exploitation, de distribution et de commercialisation, pour toute la durée de protection légale applicable, et pour le monde entier.</w:t>
      </w:r>
    </w:p>
    <w:p w:rsidR="00F3744F" w:rsidP="00F3744F" w:rsidRDefault="00F3744F" w14:paraId="1F8B71BB" w14:textId="77777777">
      <w:pPr>
        <w:pStyle w:val="Corpsdetexte"/>
        <w:jc w:val="both"/>
        <w:rPr>
          <w:rFonts w:asciiTheme="minorHAnsi" w:hAnsiTheme="minorHAnsi" w:cstheme="minorHAnsi"/>
          <w:bCs/>
          <w:lang w:val="fr-CA"/>
        </w:rPr>
      </w:pPr>
    </w:p>
    <w:p w:rsidRPr="00F3744F" w:rsidR="00493040" w:rsidP="00F3744F" w:rsidRDefault="00493040" w14:paraId="29830850" w14:textId="7971D87F">
      <w:pPr>
        <w:pStyle w:val="Corpsdetexte"/>
        <w:jc w:val="both"/>
        <w:rPr>
          <w:rFonts w:asciiTheme="minorHAnsi" w:hAnsiTheme="minorHAnsi" w:cstheme="minorHAnsi"/>
          <w:bCs/>
          <w:lang w:val="fr-CA"/>
        </w:rPr>
      </w:pPr>
      <w:r w:rsidRPr="00F3744F">
        <w:rPr>
          <w:rFonts w:asciiTheme="minorHAnsi" w:hAnsiTheme="minorHAnsi" w:cstheme="minorHAnsi"/>
          <w:bCs/>
          <w:lang w:val="fr-CA"/>
        </w:rPr>
        <w:t xml:space="preserve">Cette cession est réalisée sans préjudice </w:t>
      </w:r>
      <w:r w:rsidRPr="00F3744F" w:rsidR="00E1248E">
        <w:rPr>
          <w:rFonts w:asciiTheme="minorHAnsi" w:hAnsiTheme="minorHAnsi" w:cstheme="minorHAnsi"/>
          <w:bCs/>
          <w:lang w:val="fr-CA"/>
        </w:rPr>
        <w:t>à mon droit</w:t>
      </w:r>
      <w:r w:rsidRPr="00F3744F">
        <w:rPr>
          <w:rFonts w:asciiTheme="minorHAnsi" w:hAnsiTheme="minorHAnsi" w:cstheme="minorHAnsi"/>
          <w:bCs/>
          <w:lang w:val="fr-CA"/>
        </w:rPr>
        <w:t xml:space="preserve"> d’être mentionné en tant qu’auteur, lorsque </w:t>
      </w:r>
      <w:r w:rsidRPr="00F3744F" w:rsidR="00E1248E">
        <w:rPr>
          <w:rFonts w:asciiTheme="minorHAnsi" w:hAnsiTheme="minorHAnsi" w:cstheme="minorHAnsi"/>
          <w:bCs/>
          <w:lang w:val="fr-CA"/>
        </w:rPr>
        <w:t>requis.</w:t>
      </w:r>
    </w:p>
    <w:p w:rsidRPr="00F3744F" w:rsidR="005B7C97" w:rsidP="00F3744F" w:rsidRDefault="005B7C97" w14:paraId="4120FDED" w14:textId="22E2A43B">
      <w:pPr>
        <w:pStyle w:val="Corpsdetexte"/>
        <w:jc w:val="both"/>
        <w:rPr>
          <w:rFonts w:asciiTheme="minorHAnsi" w:hAnsiTheme="minorHAnsi" w:cstheme="minorHAnsi"/>
          <w:bCs/>
        </w:rPr>
      </w:pPr>
    </w:p>
    <w:p w:rsidRPr="00F3744F" w:rsidR="005B7C97" w:rsidP="00F3744F" w:rsidRDefault="00E1248E" w14:paraId="29BA31BC" w14:textId="667F9340">
      <w:pPr>
        <w:pStyle w:val="Corpsdetexte"/>
        <w:jc w:val="both"/>
        <w:rPr>
          <w:rFonts w:asciiTheme="minorHAnsi" w:hAnsiTheme="minorHAnsi" w:cstheme="minorHAnsi"/>
          <w:bCs/>
        </w:rPr>
      </w:pPr>
      <w:r w:rsidRPr="00F3744F">
        <w:rPr>
          <w:rFonts w:asciiTheme="minorHAnsi" w:hAnsiTheme="minorHAnsi" w:cstheme="minorHAnsi"/>
          <w:bCs/>
        </w:rPr>
        <w:t>Signature</w:t>
      </w:r>
      <w:proofErr w:type="gramStart"/>
      <w:r w:rsidRPr="00F3744F">
        <w:rPr>
          <w:rFonts w:asciiTheme="minorHAnsi" w:hAnsiTheme="minorHAnsi" w:cstheme="minorHAnsi"/>
          <w:bCs/>
        </w:rPr>
        <w:t> :_</w:t>
      </w:r>
      <w:proofErr w:type="gramEnd"/>
      <w:r w:rsidRPr="00F3744F">
        <w:rPr>
          <w:rFonts w:asciiTheme="minorHAnsi" w:hAnsiTheme="minorHAnsi" w:cstheme="minorHAnsi"/>
          <w:bCs/>
        </w:rPr>
        <w:t>______________________________</w:t>
      </w:r>
    </w:p>
    <w:p w:rsidRPr="00E1248E" w:rsidR="005B7C97" w:rsidRDefault="00F3744F" w14:paraId="6712BB75" w14:textId="77777777">
      <w:pPr>
        <w:pStyle w:val="Corpsdetexte"/>
        <w:spacing w:before="151"/>
        <w:rPr>
          <w:rFonts w:ascii="Trebuchet MS" w:hAnsi="Trebuchet MS"/>
          <w:b/>
        </w:rPr>
      </w:pPr>
      <w:r w:rsidRPr="00E1248E">
        <w:rPr>
          <w:rFonts w:ascii="Trebuchet MS" w:hAnsi="Trebuchet MS"/>
          <w:noProof/>
        </w:rPr>
        <mc:AlternateContent>
          <mc:Choice Requires="wps">
            <w:drawing>
              <wp:anchor distT="0" distB="0" distL="0" distR="0" simplePos="0" relativeHeight="251678208" behindDoc="1" locked="0" layoutInCell="1" allowOverlap="1" wp14:anchorId="75A52058" wp14:editId="5AD6C814">
                <wp:simplePos x="0" y="0"/>
                <wp:positionH relativeFrom="page">
                  <wp:posOffset>795527</wp:posOffset>
                </wp:positionH>
                <wp:positionV relativeFrom="paragraph">
                  <wp:posOffset>266693</wp:posOffset>
                </wp:positionV>
                <wp:extent cx="553529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5295" cy="6350"/>
                        </a:xfrm>
                        <a:custGeom>
                          <a:avLst/>
                          <a:gdLst/>
                          <a:ahLst/>
                          <a:cxnLst/>
                          <a:rect l="l" t="t" r="r" b="b"/>
                          <a:pathLst>
                            <a:path w="5535295" h="6350">
                              <a:moveTo>
                                <a:pt x="5535168" y="0"/>
                              </a:moveTo>
                              <a:lnTo>
                                <a:pt x="0" y="0"/>
                              </a:lnTo>
                              <a:lnTo>
                                <a:pt x="0" y="6096"/>
                              </a:lnTo>
                              <a:lnTo>
                                <a:pt x="5535168" y="6096"/>
                              </a:lnTo>
                              <a:lnTo>
                                <a:pt x="5535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17" style="position:absolute;margin-left:62.65pt;margin-top:21pt;width:435.85pt;height:.5pt;z-index:-251638272;visibility:visible;mso-wrap-style:square;mso-wrap-distance-left:0;mso-wrap-distance-top:0;mso-wrap-distance-right:0;mso-wrap-distance-bottom:0;mso-position-horizontal:absolute;mso-position-horizontal-relative:page;mso-position-vertical:absolute;mso-position-vertical-relative:text;v-text-anchor:top" coordsize="5535295,6350" o:spid="_x0000_s1026" fillcolor="black" stroked="f" path="m5535168,l,,,6096r5535168,l553516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" w14:anchorId="53B8C872">
                <v:path arrowok="t"/>
                <w10:wrap type="topAndBottom" anchorx="page"/>
              </v:shape>
            </w:pict>
          </mc:Fallback>
        </mc:AlternateContent>
      </w:r>
    </w:p>
    <w:p w:rsidRPr="00E1248E" w:rsidR="005B7C97" w:rsidRDefault="005B7C97" w14:paraId="54AE6041" w14:textId="77777777">
      <w:pPr>
        <w:pStyle w:val="Corpsdetexte"/>
        <w:spacing w:before="140"/>
        <w:rPr>
          <w:rFonts w:ascii="Trebuchet MS" w:hAnsi="Trebuchet MS"/>
          <w:b/>
        </w:rPr>
      </w:pPr>
    </w:p>
    <w:p w:rsidRPr="005D2C98" w:rsidR="005B7C97" w:rsidRDefault="00F3744F" w14:paraId="40AF74E8" w14:textId="77777777">
      <w:pPr>
        <w:pStyle w:val="Titre1"/>
        <w:spacing w:before="1"/>
        <w:ind w:left="3007"/>
        <w:rPr>
          <w:rFonts w:asciiTheme="minorHAnsi" w:hAnsiTheme="minorHAnsi" w:cstheme="minorHAnsi"/>
          <w:sz w:val="28"/>
          <w:szCs w:val="28"/>
          <w:rPrChange w:author="Eric Boudreault" w:date="2025-01-09T11:55:00Z" w:id="28">
            <w:rPr>
              <w:rFonts w:asciiTheme="minorHAnsi" w:hAnsiTheme="minorHAnsi" w:cstheme="minorHAnsi"/>
              <w:sz w:val="22"/>
              <w:szCs w:val="22"/>
            </w:rPr>
          </w:rPrChange>
        </w:rPr>
      </w:pPr>
      <w:bookmarkStart w:name="Engagement_du_milieu_d’enseignement" w:id="29"/>
      <w:bookmarkEnd w:id="29"/>
      <w:r w:rsidRPr="005D2C98">
        <w:rPr>
          <w:rFonts w:asciiTheme="minorHAnsi" w:hAnsiTheme="minorHAnsi" w:cstheme="minorHAnsi"/>
          <w:sz w:val="28"/>
          <w:szCs w:val="28"/>
          <w:rPrChange w:author="Eric Boudreault" w:date="2025-01-09T11:55:00Z" w:id="30">
            <w:rPr>
              <w:rFonts w:asciiTheme="minorHAnsi" w:hAnsiTheme="minorHAnsi" w:cstheme="minorHAnsi"/>
              <w:sz w:val="22"/>
              <w:szCs w:val="22"/>
            </w:rPr>
          </w:rPrChange>
        </w:rPr>
        <w:t>Engagement</w:t>
      </w:r>
      <w:r w:rsidRPr="005D2C98">
        <w:rPr>
          <w:rFonts w:asciiTheme="minorHAnsi" w:hAnsiTheme="minorHAnsi" w:cstheme="minorHAnsi"/>
          <w:spacing w:val="-6"/>
          <w:sz w:val="28"/>
          <w:szCs w:val="28"/>
          <w:rPrChange w:author="Eric Boudreault" w:date="2025-01-09T11:55:00Z" w:id="31">
            <w:rPr>
              <w:rFonts w:asciiTheme="minorHAnsi" w:hAnsiTheme="minorHAnsi" w:cstheme="minorHAnsi"/>
              <w:spacing w:val="-6"/>
              <w:sz w:val="22"/>
              <w:szCs w:val="22"/>
            </w:rPr>
          </w:rPrChange>
        </w:rPr>
        <w:t xml:space="preserve"> </w:t>
      </w:r>
      <w:r w:rsidRPr="005D2C98">
        <w:rPr>
          <w:rFonts w:asciiTheme="minorHAnsi" w:hAnsiTheme="minorHAnsi" w:cstheme="minorHAnsi"/>
          <w:sz w:val="28"/>
          <w:szCs w:val="28"/>
          <w:rPrChange w:author="Eric Boudreault" w:date="2025-01-09T11:55:00Z" w:id="32">
            <w:rPr>
              <w:rFonts w:asciiTheme="minorHAnsi" w:hAnsiTheme="minorHAnsi" w:cstheme="minorHAnsi"/>
              <w:sz w:val="22"/>
              <w:szCs w:val="22"/>
            </w:rPr>
          </w:rPrChange>
        </w:rPr>
        <w:t>du</w:t>
      </w:r>
      <w:r w:rsidRPr="005D2C98">
        <w:rPr>
          <w:rFonts w:asciiTheme="minorHAnsi" w:hAnsiTheme="minorHAnsi" w:cstheme="minorHAnsi"/>
          <w:spacing w:val="-3"/>
          <w:sz w:val="28"/>
          <w:szCs w:val="28"/>
          <w:rPrChange w:author="Eric Boudreault" w:date="2025-01-09T11:55:00Z" w:id="33">
            <w:rPr>
              <w:rFonts w:asciiTheme="minorHAnsi" w:hAnsiTheme="minorHAnsi" w:cstheme="minorHAnsi"/>
              <w:spacing w:val="-3"/>
              <w:sz w:val="22"/>
              <w:szCs w:val="22"/>
            </w:rPr>
          </w:rPrChange>
        </w:rPr>
        <w:t xml:space="preserve"> </w:t>
      </w:r>
      <w:r w:rsidRPr="005D2C98">
        <w:rPr>
          <w:rFonts w:asciiTheme="minorHAnsi" w:hAnsiTheme="minorHAnsi" w:cstheme="minorHAnsi"/>
          <w:sz w:val="28"/>
          <w:szCs w:val="28"/>
          <w:rPrChange w:author="Eric Boudreault" w:date="2025-01-09T11:55:00Z" w:id="34">
            <w:rPr>
              <w:rFonts w:asciiTheme="minorHAnsi" w:hAnsiTheme="minorHAnsi" w:cstheme="minorHAnsi"/>
              <w:sz w:val="22"/>
              <w:szCs w:val="22"/>
            </w:rPr>
          </w:rPrChange>
        </w:rPr>
        <w:t>milieu</w:t>
      </w:r>
      <w:r w:rsidRPr="005D2C98">
        <w:rPr>
          <w:rFonts w:asciiTheme="minorHAnsi" w:hAnsiTheme="minorHAnsi" w:cstheme="minorHAnsi"/>
          <w:spacing w:val="-3"/>
          <w:sz w:val="28"/>
          <w:szCs w:val="28"/>
          <w:rPrChange w:author="Eric Boudreault" w:date="2025-01-09T11:55:00Z" w:id="35">
            <w:rPr>
              <w:rFonts w:asciiTheme="minorHAnsi" w:hAnsiTheme="minorHAnsi" w:cstheme="minorHAnsi"/>
              <w:spacing w:val="-3"/>
              <w:sz w:val="22"/>
              <w:szCs w:val="22"/>
            </w:rPr>
          </w:rPrChange>
        </w:rPr>
        <w:t xml:space="preserve"> </w:t>
      </w:r>
      <w:r w:rsidRPr="005D2C98">
        <w:rPr>
          <w:rFonts w:asciiTheme="minorHAnsi" w:hAnsiTheme="minorHAnsi" w:cstheme="minorHAnsi"/>
          <w:spacing w:val="-2"/>
          <w:sz w:val="28"/>
          <w:szCs w:val="28"/>
          <w:rPrChange w:author="Eric Boudreault" w:date="2025-01-09T11:55:00Z" w:id="36">
            <w:rPr>
              <w:rFonts w:asciiTheme="minorHAnsi" w:hAnsiTheme="minorHAnsi" w:cstheme="minorHAnsi"/>
              <w:spacing w:val="-2"/>
              <w:sz w:val="22"/>
              <w:szCs w:val="22"/>
            </w:rPr>
          </w:rPrChange>
        </w:rPr>
        <w:t>d’enseignement</w:t>
      </w:r>
    </w:p>
    <w:p w:rsidRPr="00F3744F" w:rsidR="005B7C97" w:rsidRDefault="005B7C97" w14:paraId="2624B336" w14:textId="77777777">
      <w:pPr>
        <w:pStyle w:val="Corpsdetexte"/>
        <w:spacing w:before="119"/>
        <w:rPr>
          <w:rFonts w:asciiTheme="minorHAnsi" w:hAnsiTheme="minorHAnsi" w:cstheme="minorHAnsi"/>
          <w:b/>
        </w:rPr>
      </w:pPr>
    </w:p>
    <w:p w:rsidRPr="00F3744F" w:rsidR="005B7C97" w:rsidP="00F3744F" w:rsidRDefault="00F3744F" w14:paraId="68FBEAAB" w14:textId="77777777">
      <w:pPr>
        <w:pStyle w:val="Corpsdetexte"/>
        <w:ind w:right="50"/>
        <w:jc w:val="both"/>
        <w:rPr>
          <w:rFonts w:asciiTheme="minorHAnsi" w:hAnsiTheme="minorHAnsi" w:cstheme="minorHAnsi"/>
        </w:rPr>
      </w:pPr>
      <w:r w:rsidRPr="00F3744F">
        <w:rPr>
          <w:rFonts w:asciiTheme="minorHAnsi" w:hAnsiTheme="minorHAnsi" w:cstheme="minorHAnsi"/>
        </w:rPr>
        <w:t>Le Cégep de Sainte-Foy dispose d’une assurance de responsabilité civile générale, dont une copie</w:t>
      </w:r>
      <w:r w:rsidRPr="00F3744F">
        <w:rPr>
          <w:rFonts w:asciiTheme="minorHAnsi" w:hAnsiTheme="minorHAnsi" w:cstheme="minorHAnsi"/>
          <w:spacing w:val="-3"/>
        </w:rPr>
        <w:t xml:space="preserve"> </w:t>
      </w:r>
      <w:r w:rsidRPr="00F3744F">
        <w:rPr>
          <w:rFonts w:asciiTheme="minorHAnsi" w:hAnsiTheme="minorHAnsi" w:cstheme="minorHAnsi"/>
        </w:rPr>
        <w:t>est</w:t>
      </w:r>
      <w:r w:rsidRPr="00F3744F">
        <w:rPr>
          <w:rFonts w:asciiTheme="minorHAnsi" w:hAnsiTheme="minorHAnsi" w:cstheme="minorHAnsi"/>
          <w:spacing w:val="-5"/>
        </w:rPr>
        <w:t xml:space="preserve"> </w:t>
      </w:r>
      <w:r w:rsidRPr="00F3744F">
        <w:rPr>
          <w:rFonts w:asciiTheme="minorHAnsi" w:hAnsiTheme="minorHAnsi" w:cstheme="minorHAnsi"/>
        </w:rPr>
        <w:t>fournie</w:t>
      </w:r>
      <w:r w:rsidRPr="00F3744F">
        <w:rPr>
          <w:rFonts w:asciiTheme="minorHAnsi" w:hAnsiTheme="minorHAnsi" w:cstheme="minorHAnsi"/>
          <w:spacing w:val="-3"/>
        </w:rPr>
        <w:t xml:space="preserve"> </w:t>
      </w:r>
      <w:r w:rsidRPr="00F3744F">
        <w:rPr>
          <w:rFonts w:asciiTheme="minorHAnsi" w:hAnsiTheme="minorHAnsi" w:cstheme="minorHAnsi"/>
        </w:rPr>
        <w:t>par</w:t>
      </w:r>
      <w:r w:rsidRPr="00F3744F">
        <w:rPr>
          <w:rFonts w:asciiTheme="minorHAnsi" w:hAnsiTheme="minorHAnsi" w:cstheme="minorHAnsi"/>
          <w:spacing w:val="-3"/>
        </w:rPr>
        <w:t xml:space="preserve"> </w:t>
      </w:r>
      <w:r w:rsidRPr="00F3744F">
        <w:rPr>
          <w:rFonts w:asciiTheme="minorHAnsi" w:hAnsiTheme="minorHAnsi" w:cstheme="minorHAnsi"/>
        </w:rPr>
        <w:t>le</w:t>
      </w:r>
      <w:r w:rsidRPr="00F3744F">
        <w:rPr>
          <w:rFonts w:asciiTheme="minorHAnsi" w:hAnsiTheme="minorHAnsi" w:cstheme="minorHAnsi"/>
          <w:spacing w:val="-3"/>
        </w:rPr>
        <w:t xml:space="preserve"> </w:t>
      </w:r>
      <w:r w:rsidRPr="00F3744F">
        <w:rPr>
          <w:rFonts w:asciiTheme="minorHAnsi" w:hAnsiTheme="minorHAnsi" w:cstheme="minorHAnsi"/>
        </w:rPr>
        <w:t>coordonnateur</w:t>
      </w:r>
      <w:r w:rsidRPr="00F3744F">
        <w:rPr>
          <w:rFonts w:asciiTheme="minorHAnsi" w:hAnsiTheme="minorHAnsi" w:cstheme="minorHAnsi"/>
          <w:spacing w:val="-3"/>
        </w:rPr>
        <w:t xml:space="preserve"> </w:t>
      </w:r>
      <w:r w:rsidRPr="00F3744F">
        <w:rPr>
          <w:rFonts w:asciiTheme="minorHAnsi" w:hAnsiTheme="minorHAnsi" w:cstheme="minorHAnsi"/>
        </w:rPr>
        <w:t>de stage.</w:t>
      </w:r>
      <w:r w:rsidRPr="00F3744F">
        <w:rPr>
          <w:rFonts w:asciiTheme="minorHAnsi" w:hAnsiTheme="minorHAnsi" w:cstheme="minorHAnsi"/>
          <w:spacing w:val="-1"/>
        </w:rPr>
        <w:t xml:space="preserve"> </w:t>
      </w:r>
      <w:r w:rsidRPr="00F3744F">
        <w:rPr>
          <w:rFonts w:asciiTheme="minorHAnsi" w:hAnsiTheme="minorHAnsi" w:cstheme="minorHAnsi"/>
        </w:rPr>
        <w:t>Les</w:t>
      </w:r>
      <w:r w:rsidRPr="00F3744F">
        <w:rPr>
          <w:rFonts w:asciiTheme="minorHAnsi" w:hAnsiTheme="minorHAnsi" w:cstheme="minorHAnsi"/>
          <w:spacing w:val="-3"/>
        </w:rPr>
        <w:t xml:space="preserve"> </w:t>
      </w:r>
      <w:r w:rsidRPr="00F3744F">
        <w:rPr>
          <w:rFonts w:asciiTheme="minorHAnsi" w:hAnsiTheme="minorHAnsi" w:cstheme="minorHAnsi"/>
        </w:rPr>
        <w:t>étudiants</w:t>
      </w:r>
      <w:r w:rsidRPr="00F3744F">
        <w:rPr>
          <w:rFonts w:asciiTheme="minorHAnsi" w:hAnsiTheme="minorHAnsi" w:cstheme="minorHAnsi"/>
          <w:spacing w:val="-3"/>
        </w:rPr>
        <w:t xml:space="preserve"> </w:t>
      </w:r>
      <w:r w:rsidRPr="00F3744F">
        <w:rPr>
          <w:rFonts w:asciiTheme="minorHAnsi" w:hAnsiTheme="minorHAnsi" w:cstheme="minorHAnsi"/>
        </w:rPr>
        <w:t>sont</w:t>
      </w:r>
      <w:r w:rsidRPr="00F3744F">
        <w:rPr>
          <w:rFonts w:asciiTheme="minorHAnsi" w:hAnsiTheme="minorHAnsi" w:cstheme="minorHAnsi"/>
          <w:spacing w:val="-5"/>
        </w:rPr>
        <w:t xml:space="preserve"> </w:t>
      </w:r>
      <w:r w:rsidRPr="00F3744F">
        <w:rPr>
          <w:rFonts w:asciiTheme="minorHAnsi" w:hAnsiTheme="minorHAnsi" w:cstheme="minorHAnsi"/>
        </w:rPr>
        <w:t>également</w:t>
      </w:r>
      <w:r w:rsidRPr="00F3744F">
        <w:rPr>
          <w:rFonts w:asciiTheme="minorHAnsi" w:hAnsiTheme="minorHAnsi" w:cstheme="minorHAnsi"/>
          <w:spacing w:val="-5"/>
        </w:rPr>
        <w:t xml:space="preserve"> </w:t>
      </w:r>
      <w:r w:rsidRPr="00F3744F">
        <w:rPr>
          <w:rFonts w:asciiTheme="minorHAnsi" w:hAnsiTheme="minorHAnsi" w:cstheme="minorHAnsi"/>
        </w:rPr>
        <w:t>protégés</w:t>
      </w:r>
      <w:r w:rsidRPr="00F3744F">
        <w:rPr>
          <w:rFonts w:asciiTheme="minorHAnsi" w:hAnsiTheme="minorHAnsi" w:cstheme="minorHAnsi"/>
          <w:spacing w:val="-3"/>
        </w:rPr>
        <w:t xml:space="preserve"> </w:t>
      </w:r>
      <w:r w:rsidRPr="00F3744F">
        <w:rPr>
          <w:rFonts w:asciiTheme="minorHAnsi" w:hAnsiTheme="minorHAnsi" w:cstheme="minorHAnsi"/>
        </w:rPr>
        <w:t>par</w:t>
      </w:r>
      <w:r w:rsidRPr="00F3744F">
        <w:rPr>
          <w:rFonts w:asciiTheme="minorHAnsi" w:hAnsiTheme="minorHAnsi" w:cstheme="minorHAnsi"/>
          <w:spacing w:val="-3"/>
        </w:rPr>
        <w:t xml:space="preserve"> </w:t>
      </w:r>
      <w:r w:rsidRPr="00F3744F">
        <w:rPr>
          <w:rFonts w:asciiTheme="minorHAnsi" w:hAnsiTheme="minorHAnsi" w:cstheme="minorHAnsi"/>
        </w:rPr>
        <w:t>la Commission de la santé et de la sécurité au travail.</w:t>
      </w:r>
    </w:p>
    <w:p w:rsidRPr="00F3744F" w:rsidR="005B7C97" w:rsidRDefault="005B7C97" w14:paraId="236689F9" w14:textId="77777777">
      <w:pPr>
        <w:pStyle w:val="Corpsdetexte"/>
        <w:spacing w:before="25"/>
        <w:rPr>
          <w:rFonts w:asciiTheme="minorHAnsi" w:hAnsiTheme="minorHAnsi" w:cstheme="minorHAnsi"/>
        </w:rPr>
      </w:pPr>
    </w:p>
    <w:p w:rsidR="00F3744F" w:rsidP="00F3744F" w:rsidRDefault="00F3744F" w14:paraId="032FD167" w14:textId="77777777">
      <w:pPr>
        <w:pStyle w:val="Corpsdetexte"/>
        <w:tabs>
          <w:tab w:val="left" w:pos="2162"/>
          <w:tab w:val="left" w:pos="4686"/>
          <w:tab w:val="left" w:pos="8944"/>
        </w:tabs>
        <w:spacing w:line="259" w:lineRule="auto"/>
        <w:ind w:right="1578"/>
        <w:jc w:val="both"/>
        <w:rPr>
          <w:rFonts w:asciiTheme="minorHAnsi" w:hAnsiTheme="minorHAnsi" w:cstheme="minorHAnsi"/>
        </w:rPr>
      </w:pPr>
      <w:bookmarkStart w:name="Nom_du_coordonnateur/superviseur_:______" w:id="37"/>
      <w:bookmarkStart w:name="Courriel_:______________________________" w:id="38"/>
      <w:bookmarkEnd w:id="37"/>
      <w:bookmarkEnd w:id="38"/>
      <w:r w:rsidRPr="00F3744F">
        <w:rPr>
          <w:rFonts w:asciiTheme="minorHAnsi" w:hAnsiTheme="minorHAnsi" w:cstheme="minorHAnsi"/>
        </w:rPr>
        <w:t xml:space="preserve">Nom du coordonnateur/superviseur : </w:t>
      </w:r>
      <w:r w:rsidRPr="00F3744F">
        <w:rPr>
          <w:rFonts w:asciiTheme="minorHAnsi" w:hAnsiTheme="minorHAnsi" w:cstheme="minorHAnsi"/>
          <w:u w:val="single"/>
        </w:rPr>
        <w:tab/>
      </w:r>
      <w:r w:rsidRPr="00F3744F">
        <w:rPr>
          <w:rFonts w:asciiTheme="minorHAnsi" w:hAnsiTheme="minorHAnsi" w:cstheme="minorHAnsi"/>
          <w:u w:val="single"/>
        </w:rPr>
        <w:tab/>
      </w:r>
      <w:r w:rsidRPr="00F3744F">
        <w:rPr>
          <w:rFonts w:asciiTheme="minorHAnsi" w:hAnsiTheme="minorHAnsi" w:cstheme="minorHAnsi"/>
        </w:rPr>
        <w:t xml:space="preserve"> Courriel :</w:t>
      </w:r>
      <w:r>
        <w:rPr>
          <w:rFonts w:asciiTheme="minorHAnsi" w:hAnsiTheme="minorHAnsi" w:cstheme="minorHAnsi"/>
        </w:rPr>
        <w:t xml:space="preserve"> </w:t>
      </w:r>
      <w:r w:rsidRPr="00F3744F">
        <w:rPr>
          <w:rFonts w:asciiTheme="minorHAnsi" w:hAnsiTheme="minorHAnsi" w:cstheme="minorHAnsi"/>
          <w:u w:val="single"/>
        </w:rPr>
        <w:tab/>
      </w:r>
      <w:r w:rsidRPr="00F3744F">
        <w:rPr>
          <w:rFonts w:asciiTheme="minorHAnsi" w:hAnsiTheme="minorHAnsi" w:cstheme="minorHAnsi"/>
          <w:u w:val="single"/>
        </w:rPr>
        <w:tab/>
      </w:r>
      <w:r w:rsidRPr="00F3744F">
        <w:rPr>
          <w:rFonts w:asciiTheme="minorHAnsi" w:hAnsiTheme="minorHAnsi" w:cstheme="minorHAnsi"/>
        </w:rPr>
        <w:t xml:space="preserve"> </w:t>
      </w:r>
      <w:bookmarkStart w:name="Téléphone_:_________________________" w:id="39"/>
      <w:bookmarkEnd w:id="39"/>
    </w:p>
    <w:p w:rsidRPr="00F3744F" w:rsidR="005B7C97" w:rsidP="00F3744F" w:rsidRDefault="00F3744F" w14:paraId="2FC7E5DB" w14:textId="384F7B28">
      <w:pPr>
        <w:pStyle w:val="Corpsdetexte"/>
        <w:tabs>
          <w:tab w:val="left" w:pos="2162"/>
          <w:tab w:val="left" w:pos="4686"/>
          <w:tab w:val="left" w:pos="8944"/>
        </w:tabs>
        <w:spacing w:line="259" w:lineRule="auto"/>
        <w:ind w:right="1578"/>
        <w:jc w:val="both"/>
        <w:rPr>
          <w:rFonts w:asciiTheme="minorHAnsi" w:hAnsiTheme="minorHAnsi" w:cstheme="minorHAnsi"/>
        </w:rPr>
      </w:pPr>
      <w:r w:rsidRPr="00F3744F">
        <w:rPr>
          <w:rFonts w:asciiTheme="minorHAnsi" w:hAnsiTheme="minorHAnsi" w:cstheme="minorHAnsi"/>
        </w:rPr>
        <w:t>Téléphone :</w:t>
      </w:r>
      <w:r w:rsidRPr="00F3744F">
        <w:rPr>
          <w:rFonts w:asciiTheme="minorHAnsi" w:hAnsiTheme="minorHAnsi" w:cstheme="minorHAnsi"/>
          <w:u w:val="single"/>
        </w:rPr>
        <w:tab/>
      </w:r>
      <w:r w:rsidRPr="00F3744F">
        <w:rPr>
          <w:rFonts w:asciiTheme="minorHAnsi" w:hAnsiTheme="minorHAnsi" w:cstheme="minorHAnsi"/>
          <w:u w:val="single"/>
        </w:rPr>
        <w:tab/>
      </w:r>
    </w:p>
    <w:p w:rsidRPr="00F3744F" w:rsidR="005B7C97" w:rsidRDefault="00F3744F" w14:paraId="22C9D894" w14:textId="2D3D505C">
      <w:pPr>
        <w:pStyle w:val="Titre2"/>
        <w:spacing w:before="268"/>
        <w:ind w:left="1441"/>
        <w:rPr>
          <w:rFonts w:asciiTheme="minorHAnsi" w:hAnsiTheme="minorHAnsi" w:cstheme="minorHAnsi"/>
        </w:rPr>
      </w:pPr>
      <w:r w:rsidRPr="00F3744F">
        <w:rPr>
          <w:rFonts w:asciiTheme="minorHAnsi" w:hAnsiTheme="minorHAnsi" w:cstheme="minorHAnsi"/>
          <w:color w:val="212121"/>
          <w:w w:val="105"/>
        </w:rPr>
        <w:t>Ayant</w:t>
      </w:r>
      <w:r w:rsidRPr="00F3744F">
        <w:rPr>
          <w:rFonts w:asciiTheme="minorHAnsi" w:hAnsiTheme="minorHAnsi" w:cstheme="minorHAnsi"/>
          <w:color w:val="212121"/>
          <w:spacing w:val="40"/>
          <w:w w:val="105"/>
        </w:rPr>
        <w:t xml:space="preserve"> </w:t>
      </w:r>
      <w:r w:rsidRPr="00F3744F">
        <w:rPr>
          <w:rFonts w:asciiTheme="minorHAnsi" w:hAnsiTheme="minorHAnsi" w:cstheme="minorHAnsi"/>
          <w:color w:val="212121"/>
          <w:w w:val="105"/>
        </w:rPr>
        <w:t>pris</w:t>
      </w:r>
      <w:r w:rsidRPr="00F3744F">
        <w:rPr>
          <w:rFonts w:asciiTheme="minorHAnsi" w:hAnsiTheme="minorHAnsi" w:cstheme="minorHAnsi"/>
          <w:color w:val="212121"/>
          <w:spacing w:val="40"/>
          <w:w w:val="105"/>
        </w:rPr>
        <w:t xml:space="preserve"> </w:t>
      </w:r>
      <w:r w:rsidRPr="00F3744F">
        <w:rPr>
          <w:rFonts w:asciiTheme="minorHAnsi" w:hAnsiTheme="minorHAnsi" w:cstheme="minorHAnsi"/>
          <w:color w:val="212121"/>
          <w:w w:val="105"/>
        </w:rPr>
        <w:t>connaissance</w:t>
      </w:r>
      <w:r w:rsidRPr="00F3744F">
        <w:rPr>
          <w:rFonts w:asciiTheme="minorHAnsi" w:hAnsiTheme="minorHAnsi" w:cstheme="minorHAnsi"/>
          <w:color w:val="212121"/>
          <w:spacing w:val="40"/>
          <w:w w:val="105"/>
        </w:rPr>
        <w:t xml:space="preserve"> </w:t>
      </w:r>
      <w:r w:rsidRPr="00F3744F">
        <w:rPr>
          <w:rFonts w:asciiTheme="minorHAnsi" w:hAnsiTheme="minorHAnsi" w:cstheme="minorHAnsi"/>
          <w:color w:val="212121"/>
          <w:w w:val="105"/>
        </w:rPr>
        <w:t>de</w:t>
      </w:r>
      <w:r w:rsidRPr="00F3744F">
        <w:rPr>
          <w:rFonts w:asciiTheme="minorHAnsi" w:hAnsiTheme="minorHAnsi" w:cstheme="minorHAnsi"/>
          <w:color w:val="212121"/>
          <w:spacing w:val="40"/>
          <w:w w:val="105"/>
        </w:rPr>
        <w:t xml:space="preserve"> </w:t>
      </w:r>
      <w:r w:rsidRPr="00F3744F">
        <w:rPr>
          <w:rFonts w:asciiTheme="minorHAnsi" w:hAnsiTheme="minorHAnsi" w:cstheme="minorHAnsi"/>
          <w:color w:val="212121"/>
          <w:w w:val="105"/>
        </w:rPr>
        <w:t>la nature</w:t>
      </w:r>
      <w:r w:rsidRPr="00F3744F">
        <w:rPr>
          <w:rFonts w:asciiTheme="minorHAnsi" w:hAnsiTheme="minorHAnsi" w:cstheme="minorHAnsi"/>
          <w:color w:val="212121"/>
          <w:spacing w:val="40"/>
          <w:w w:val="105"/>
        </w:rPr>
        <w:t xml:space="preserve"> </w:t>
      </w:r>
      <w:r w:rsidRPr="00F3744F">
        <w:rPr>
          <w:rFonts w:asciiTheme="minorHAnsi" w:hAnsiTheme="minorHAnsi" w:cstheme="minorHAnsi"/>
          <w:color w:val="212121"/>
          <w:w w:val="105"/>
        </w:rPr>
        <w:t>du</w:t>
      </w:r>
      <w:r w:rsidRPr="00F3744F">
        <w:rPr>
          <w:rFonts w:asciiTheme="minorHAnsi" w:hAnsiTheme="minorHAnsi" w:cstheme="minorHAnsi"/>
          <w:color w:val="212121"/>
          <w:spacing w:val="40"/>
          <w:w w:val="105"/>
        </w:rPr>
        <w:t xml:space="preserve"> </w:t>
      </w:r>
      <w:r w:rsidRPr="00F3744F">
        <w:rPr>
          <w:rFonts w:asciiTheme="minorHAnsi" w:hAnsiTheme="minorHAnsi" w:cstheme="minorHAnsi"/>
          <w:color w:val="212121"/>
          <w:w w:val="105"/>
        </w:rPr>
        <w:t>projet</w:t>
      </w:r>
      <w:r w:rsidRPr="00F3744F">
        <w:rPr>
          <w:rFonts w:asciiTheme="minorHAnsi" w:hAnsiTheme="minorHAnsi" w:cstheme="minorHAnsi"/>
          <w:color w:val="212121"/>
          <w:spacing w:val="40"/>
          <w:w w:val="105"/>
        </w:rPr>
        <w:t xml:space="preserve"> </w:t>
      </w:r>
      <w:r w:rsidRPr="00F3744F">
        <w:rPr>
          <w:rFonts w:asciiTheme="minorHAnsi" w:hAnsiTheme="minorHAnsi" w:cstheme="minorHAnsi"/>
          <w:color w:val="212121"/>
          <w:w w:val="105"/>
        </w:rPr>
        <w:t>de</w:t>
      </w:r>
      <w:r w:rsidRPr="00F3744F">
        <w:rPr>
          <w:rFonts w:asciiTheme="minorHAnsi" w:hAnsiTheme="minorHAnsi" w:cstheme="minorHAnsi"/>
          <w:color w:val="212121"/>
          <w:spacing w:val="40"/>
          <w:w w:val="105"/>
        </w:rPr>
        <w:t xml:space="preserve"> </w:t>
      </w:r>
      <w:r w:rsidRPr="00F3744F">
        <w:rPr>
          <w:rFonts w:asciiTheme="minorHAnsi" w:hAnsiTheme="minorHAnsi" w:cstheme="minorHAnsi"/>
          <w:color w:val="212121"/>
          <w:w w:val="105"/>
        </w:rPr>
        <w:t>stage</w:t>
      </w:r>
      <w:r w:rsidRPr="00F3744F">
        <w:rPr>
          <w:rFonts w:asciiTheme="minorHAnsi" w:hAnsiTheme="minorHAnsi" w:cstheme="minorHAnsi"/>
          <w:color w:val="212121"/>
          <w:spacing w:val="40"/>
          <w:w w:val="105"/>
        </w:rPr>
        <w:t xml:space="preserve"> </w:t>
      </w:r>
      <w:r w:rsidRPr="00F3744F">
        <w:rPr>
          <w:rFonts w:asciiTheme="minorHAnsi" w:hAnsiTheme="minorHAnsi" w:cstheme="minorHAnsi"/>
          <w:color w:val="212121"/>
          <w:w w:val="105"/>
        </w:rPr>
        <w:t>offert,</w:t>
      </w:r>
      <w:r w:rsidRPr="00F3744F">
        <w:rPr>
          <w:rFonts w:asciiTheme="minorHAnsi" w:hAnsiTheme="minorHAnsi" w:cstheme="minorHAnsi"/>
          <w:color w:val="212121"/>
          <w:spacing w:val="40"/>
          <w:w w:val="105"/>
        </w:rPr>
        <w:t xml:space="preserve"> </w:t>
      </w:r>
      <w:r w:rsidRPr="00F3744F">
        <w:rPr>
          <w:rFonts w:asciiTheme="minorHAnsi" w:hAnsiTheme="minorHAnsi" w:cstheme="minorHAnsi"/>
          <w:color w:val="212121"/>
          <w:w w:val="105"/>
        </w:rPr>
        <w:t>le coordonnateur</w:t>
      </w:r>
      <w:r w:rsidRPr="00F3744F">
        <w:rPr>
          <w:rFonts w:asciiTheme="minorHAnsi" w:hAnsiTheme="minorHAnsi" w:cstheme="minorHAnsi"/>
          <w:color w:val="212121"/>
          <w:spacing w:val="-4"/>
          <w:w w:val="105"/>
        </w:rPr>
        <w:t xml:space="preserve"> </w:t>
      </w:r>
      <w:r w:rsidRPr="00F3744F">
        <w:rPr>
          <w:rFonts w:asciiTheme="minorHAnsi" w:hAnsiTheme="minorHAnsi" w:cstheme="minorHAnsi"/>
          <w:color w:val="212121"/>
          <w:w w:val="105"/>
        </w:rPr>
        <w:t>ou</w:t>
      </w:r>
      <w:r w:rsidRPr="00F3744F">
        <w:rPr>
          <w:rFonts w:asciiTheme="minorHAnsi" w:hAnsiTheme="minorHAnsi" w:cstheme="minorHAnsi"/>
          <w:color w:val="212121"/>
          <w:spacing w:val="-6"/>
          <w:w w:val="105"/>
        </w:rPr>
        <w:t xml:space="preserve"> </w:t>
      </w:r>
      <w:r w:rsidRPr="00F3744F">
        <w:rPr>
          <w:rFonts w:asciiTheme="minorHAnsi" w:hAnsiTheme="minorHAnsi" w:cstheme="minorHAnsi"/>
          <w:color w:val="212121"/>
          <w:w w:val="105"/>
        </w:rPr>
        <w:t>superviseur</w:t>
      </w:r>
      <w:r w:rsidRPr="00F3744F">
        <w:rPr>
          <w:rFonts w:asciiTheme="minorHAnsi" w:hAnsiTheme="minorHAnsi" w:cstheme="minorHAnsi"/>
          <w:color w:val="212121"/>
          <w:spacing w:val="-4"/>
          <w:w w:val="105"/>
        </w:rPr>
        <w:t xml:space="preserve"> </w:t>
      </w:r>
      <w:r w:rsidRPr="00F3744F">
        <w:rPr>
          <w:rFonts w:asciiTheme="minorHAnsi" w:hAnsiTheme="minorHAnsi" w:cstheme="minorHAnsi"/>
          <w:color w:val="212121"/>
          <w:w w:val="105"/>
        </w:rPr>
        <w:t>de</w:t>
      </w:r>
      <w:r w:rsidRPr="00F3744F">
        <w:rPr>
          <w:rFonts w:asciiTheme="minorHAnsi" w:hAnsiTheme="minorHAnsi" w:cstheme="minorHAnsi"/>
          <w:color w:val="212121"/>
          <w:spacing w:val="-7"/>
          <w:w w:val="105"/>
        </w:rPr>
        <w:t xml:space="preserve"> </w:t>
      </w:r>
      <w:r w:rsidRPr="00F3744F">
        <w:rPr>
          <w:rFonts w:asciiTheme="minorHAnsi" w:hAnsiTheme="minorHAnsi" w:cstheme="minorHAnsi"/>
          <w:color w:val="212121"/>
          <w:w w:val="105"/>
        </w:rPr>
        <w:t>stages</w:t>
      </w:r>
      <w:r w:rsidRPr="00F3744F">
        <w:rPr>
          <w:rFonts w:asciiTheme="minorHAnsi" w:hAnsiTheme="minorHAnsi" w:cstheme="minorHAnsi"/>
          <w:color w:val="212121"/>
          <w:spacing w:val="-3"/>
          <w:w w:val="105"/>
        </w:rPr>
        <w:t xml:space="preserve"> </w:t>
      </w:r>
      <w:r w:rsidRPr="00F3744F">
        <w:rPr>
          <w:rFonts w:asciiTheme="minorHAnsi" w:hAnsiTheme="minorHAnsi" w:cstheme="minorHAnsi"/>
          <w:color w:val="212121"/>
          <w:w w:val="105"/>
        </w:rPr>
        <w:t>du Cégep de Sainte-Foy en</w:t>
      </w:r>
      <w:r w:rsidRPr="00F3744F">
        <w:rPr>
          <w:rFonts w:asciiTheme="minorHAnsi" w:hAnsiTheme="minorHAnsi" w:cstheme="minorHAnsi"/>
          <w:color w:val="212121"/>
          <w:spacing w:val="-1"/>
          <w:w w:val="105"/>
        </w:rPr>
        <w:t xml:space="preserve"> </w:t>
      </w:r>
      <w:r w:rsidRPr="00F3744F">
        <w:rPr>
          <w:rFonts w:asciiTheme="minorHAnsi" w:hAnsiTheme="minorHAnsi" w:cstheme="minorHAnsi"/>
          <w:color w:val="212121"/>
          <w:w w:val="105"/>
        </w:rPr>
        <w:t>reconnaît la validité. Il s'engage à fournir, à l'</w:t>
      </w:r>
      <w:r>
        <w:rPr>
          <w:rFonts w:asciiTheme="minorHAnsi" w:hAnsiTheme="minorHAnsi" w:cstheme="minorHAnsi"/>
          <w:color w:val="212121"/>
          <w:w w:val="105"/>
        </w:rPr>
        <w:t>E</w:t>
      </w:r>
      <w:r w:rsidRPr="00F3744F">
        <w:rPr>
          <w:rFonts w:asciiTheme="minorHAnsi" w:hAnsiTheme="minorHAnsi" w:cstheme="minorHAnsi"/>
          <w:color w:val="212121"/>
          <w:w w:val="105"/>
        </w:rPr>
        <w:t>ntreprise et</w:t>
      </w:r>
      <w:r w:rsidRPr="00F3744F">
        <w:rPr>
          <w:rFonts w:asciiTheme="minorHAnsi" w:hAnsiTheme="minorHAnsi" w:cstheme="minorHAnsi"/>
          <w:color w:val="212121"/>
          <w:spacing w:val="-2"/>
          <w:w w:val="105"/>
        </w:rPr>
        <w:t xml:space="preserve"> </w:t>
      </w:r>
      <w:r w:rsidRPr="00F3744F">
        <w:rPr>
          <w:rFonts w:asciiTheme="minorHAnsi" w:hAnsiTheme="minorHAnsi" w:cstheme="minorHAnsi"/>
          <w:color w:val="212121"/>
          <w:w w:val="105"/>
        </w:rPr>
        <w:t>à</w:t>
      </w:r>
      <w:r w:rsidRPr="00F3744F">
        <w:rPr>
          <w:rFonts w:asciiTheme="minorHAnsi" w:hAnsiTheme="minorHAnsi" w:cstheme="minorHAnsi"/>
          <w:color w:val="212121"/>
          <w:spacing w:val="-1"/>
          <w:w w:val="105"/>
        </w:rPr>
        <w:t xml:space="preserve"> </w:t>
      </w:r>
      <w:r w:rsidRPr="00F3744F">
        <w:rPr>
          <w:rFonts w:asciiTheme="minorHAnsi" w:hAnsiTheme="minorHAnsi" w:cstheme="minorHAnsi"/>
          <w:color w:val="212121"/>
          <w:w w:val="105"/>
        </w:rPr>
        <w:t>l'étudiant, l’encadrement</w:t>
      </w:r>
      <w:r w:rsidRPr="00F3744F">
        <w:rPr>
          <w:rFonts w:asciiTheme="minorHAnsi" w:hAnsiTheme="minorHAnsi" w:cstheme="minorHAnsi"/>
          <w:color w:val="212121"/>
          <w:spacing w:val="-4"/>
          <w:w w:val="105"/>
        </w:rPr>
        <w:t xml:space="preserve"> </w:t>
      </w:r>
      <w:r w:rsidRPr="00F3744F">
        <w:rPr>
          <w:rFonts w:asciiTheme="minorHAnsi" w:hAnsiTheme="minorHAnsi" w:cstheme="minorHAnsi"/>
          <w:color w:val="212121"/>
          <w:w w:val="105"/>
        </w:rPr>
        <w:t>et</w:t>
      </w:r>
      <w:r w:rsidRPr="00F3744F">
        <w:rPr>
          <w:rFonts w:asciiTheme="minorHAnsi" w:hAnsiTheme="minorHAnsi" w:cstheme="minorHAnsi"/>
          <w:color w:val="212121"/>
          <w:spacing w:val="-7"/>
          <w:w w:val="105"/>
        </w:rPr>
        <w:t xml:space="preserve"> </w:t>
      </w:r>
      <w:r w:rsidRPr="00F3744F">
        <w:rPr>
          <w:rFonts w:asciiTheme="minorHAnsi" w:hAnsiTheme="minorHAnsi" w:cstheme="minorHAnsi"/>
          <w:color w:val="212121"/>
          <w:w w:val="105"/>
        </w:rPr>
        <w:t>le soutien nécessaires à la réalisation de ce stage.</w:t>
      </w:r>
    </w:p>
    <w:p w:rsidRPr="00F3744F" w:rsidR="005B7C97" w:rsidRDefault="005B7C97" w14:paraId="34866D53" w14:textId="77777777">
      <w:pPr>
        <w:pStyle w:val="Corpsdetexte"/>
        <w:spacing w:before="44"/>
        <w:rPr>
          <w:rFonts w:asciiTheme="minorHAnsi" w:hAnsiTheme="minorHAnsi" w:cstheme="minorHAnsi"/>
          <w:b/>
          <w:i/>
        </w:rPr>
      </w:pPr>
    </w:p>
    <w:p w:rsidRPr="00F3744F" w:rsidR="005B7C97" w:rsidP="00F3744F" w:rsidRDefault="00F3744F" w14:paraId="241CCE8A" w14:textId="77777777">
      <w:pPr>
        <w:pStyle w:val="Corpsdetexte"/>
        <w:tabs>
          <w:tab w:val="left" w:pos="7389"/>
          <w:tab w:val="left" w:pos="9165"/>
        </w:tabs>
        <w:ind w:left="142"/>
        <w:rPr>
          <w:rFonts w:asciiTheme="minorHAnsi" w:hAnsiTheme="minorHAnsi" w:cstheme="minorHAnsi"/>
        </w:rPr>
      </w:pPr>
      <w:bookmarkStart w:name="Signature_du_coordonnateur/superviseur_:" w:id="40"/>
      <w:bookmarkEnd w:id="40"/>
      <w:r w:rsidRPr="00F3744F">
        <w:rPr>
          <w:rFonts w:asciiTheme="minorHAnsi" w:hAnsiTheme="minorHAnsi" w:cstheme="minorHAnsi"/>
        </w:rPr>
        <w:t>Signature</w:t>
      </w:r>
      <w:r w:rsidRPr="00F3744F">
        <w:rPr>
          <w:rFonts w:asciiTheme="minorHAnsi" w:hAnsiTheme="minorHAnsi" w:cstheme="minorHAnsi"/>
          <w:spacing w:val="-6"/>
        </w:rPr>
        <w:t xml:space="preserve"> </w:t>
      </w:r>
      <w:r w:rsidRPr="00F3744F">
        <w:rPr>
          <w:rFonts w:asciiTheme="minorHAnsi" w:hAnsiTheme="minorHAnsi" w:cstheme="minorHAnsi"/>
        </w:rPr>
        <w:t>du</w:t>
      </w:r>
      <w:r w:rsidRPr="00F3744F">
        <w:rPr>
          <w:rFonts w:asciiTheme="minorHAnsi" w:hAnsiTheme="minorHAnsi" w:cstheme="minorHAnsi"/>
          <w:spacing w:val="-7"/>
        </w:rPr>
        <w:t xml:space="preserve"> </w:t>
      </w:r>
      <w:r w:rsidRPr="00F3744F">
        <w:rPr>
          <w:rFonts w:asciiTheme="minorHAnsi" w:hAnsiTheme="minorHAnsi" w:cstheme="minorHAnsi"/>
        </w:rPr>
        <w:t>coordonnateur/superviseur</w:t>
      </w:r>
      <w:r w:rsidRPr="00F3744F">
        <w:rPr>
          <w:rFonts w:asciiTheme="minorHAnsi" w:hAnsiTheme="minorHAnsi" w:cstheme="minorHAnsi"/>
          <w:spacing w:val="-6"/>
        </w:rPr>
        <w:t xml:space="preserve"> </w:t>
      </w:r>
      <w:r w:rsidRPr="00F3744F">
        <w:rPr>
          <w:rFonts w:asciiTheme="minorHAnsi" w:hAnsiTheme="minorHAnsi" w:cstheme="minorHAnsi"/>
        </w:rPr>
        <w:t>:</w:t>
      </w:r>
      <w:r w:rsidRPr="00F3744F">
        <w:rPr>
          <w:rFonts w:asciiTheme="minorHAnsi" w:hAnsiTheme="minorHAnsi" w:cstheme="minorHAnsi"/>
          <w:spacing w:val="-8"/>
        </w:rPr>
        <w:t xml:space="preserve"> </w:t>
      </w:r>
      <w:r w:rsidRPr="00F3744F">
        <w:rPr>
          <w:rFonts w:asciiTheme="minorHAnsi" w:hAnsiTheme="minorHAnsi" w:cstheme="minorHAnsi"/>
          <w:u w:val="single"/>
        </w:rPr>
        <w:tab/>
      </w:r>
      <w:r w:rsidRPr="00F3744F">
        <w:rPr>
          <w:rFonts w:asciiTheme="minorHAnsi" w:hAnsiTheme="minorHAnsi" w:cstheme="minorHAnsi"/>
          <w:spacing w:val="40"/>
        </w:rPr>
        <w:t xml:space="preserve"> </w:t>
      </w:r>
      <w:r w:rsidRPr="00F3744F">
        <w:rPr>
          <w:rFonts w:asciiTheme="minorHAnsi" w:hAnsiTheme="minorHAnsi" w:cstheme="minorHAnsi"/>
        </w:rPr>
        <w:t xml:space="preserve">Date : </w:t>
      </w:r>
      <w:r w:rsidRPr="00F3744F">
        <w:rPr>
          <w:rFonts w:asciiTheme="minorHAnsi" w:hAnsiTheme="minorHAnsi" w:cstheme="minorHAnsi"/>
          <w:u w:val="single"/>
        </w:rPr>
        <w:tab/>
      </w:r>
    </w:p>
    <w:p w:rsidR="005B7C97" w:rsidP="00F3744F" w:rsidRDefault="00F3744F" w14:paraId="74B813E3" w14:textId="4DEF5E8A">
      <w:pPr>
        <w:rPr>
          <w:ins w:author="Eric Boudreault" w:date="2025-01-09T11:49:00Z" w:id="41"/>
          <w:rFonts w:asciiTheme="minorHAnsi" w:hAnsiTheme="minorHAnsi" w:cstheme="minorHAnsi"/>
          <w:b/>
          <w:spacing w:val="-2"/>
        </w:rPr>
      </w:pPr>
      <w:r>
        <w:rPr>
          <w:rFonts w:asciiTheme="minorHAnsi" w:hAnsiTheme="minorHAnsi" w:cstheme="minorHAnsi"/>
          <w:b/>
        </w:rPr>
        <w:t xml:space="preserve">   </w:t>
      </w:r>
      <w:r w:rsidRPr="00F3744F">
        <w:rPr>
          <w:rFonts w:asciiTheme="minorHAnsi" w:hAnsiTheme="minorHAnsi" w:cstheme="minorHAnsi"/>
          <w:b/>
        </w:rPr>
        <w:t>(Signature</w:t>
      </w:r>
      <w:r w:rsidRPr="00F3744F">
        <w:rPr>
          <w:rFonts w:asciiTheme="minorHAnsi" w:hAnsiTheme="minorHAnsi" w:cstheme="minorHAnsi"/>
          <w:b/>
          <w:spacing w:val="-6"/>
        </w:rPr>
        <w:t xml:space="preserve"> </w:t>
      </w:r>
      <w:r w:rsidRPr="00F3744F">
        <w:rPr>
          <w:rFonts w:asciiTheme="minorHAnsi" w:hAnsiTheme="minorHAnsi" w:cstheme="minorHAnsi"/>
          <w:b/>
        </w:rPr>
        <w:t>électronique</w:t>
      </w:r>
      <w:r w:rsidRPr="00F3744F">
        <w:rPr>
          <w:rFonts w:asciiTheme="minorHAnsi" w:hAnsiTheme="minorHAnsi" w:cstheme="minorHAnsi"/>
          <w:b/>
          <w:spacing w:val="-8"/>
        </w:rPr>
        <w:t xml:space="preserve"> </w:t>
      </w:r>
      <w:r w:rsidRPr="00F3744F">
        <w:rPr>
          <w:rFonts w:asciiTheme="minorHAnsi" w:hAnsiTheme="minorHAnsi" w:cstheme="minorHAnsi"/>
          <w:b/>
          <w:spacing w:val="-2"/>
        </w:rPr>
        <w:t>acceptée</w:t>
      </w:r>
      <w:r>
        <w:rPr>
          <w:rFonts w:asciiTheme="minorHAnsi" w:hAnsiTheme="minorHAnsi" w:cstheme="minorHAnsi"/>
          <w:b/>
          <w:spacing w:val="-2"/>
        </w:rPr>
        <w:t>)</w:t>
      </w:r>
    </w:p>
    <w:p w:rsidRPr="00045B29" w:rsidR="00045B29" w:rsidP="005D2C98" w:rsidRDefault="00743AA3" w14:paraId="3C85F7F1" w14:textId="70D1A764">
      <w:pPr>
        <w:rPr>
          <w:rFonts w:ascii="Arial Nova Light" w:hAnsi="Arial Nova Light"/>
          <w:b/>
          <w:bCs/>
          <w:sz w:val="24"/>
          <w:szCs w:val="24"/>
        </w:rPr>
      </w:pPr>
      <w:ins w:author="Eric Boudreault" w:date="2025-01-09T11:49:00Z" w:id="42">
        <w:r>
          <w:rPr>
            <w:rFonts w:asciiTheme="minorHAnsi" w:hAnsiTheme="minorHAnsi" w:cstheme="minorHAnsi"/>
            <w:b/>
            <w:spacing w:val="-2"/>
          </w:rPr>
          <w:br w:type="page"/>
        </w:r>
      </w:ins>
      <w:r w:rsidRPr="00045B29" w:rsidR="00045B29">
        <w:rPr>
          <w:rFonts w:ascii="Arial Nova Light" w:hAnsi="Arial Nova Light"/>
          <w:b/>
          <w:bCs/>
          <w:sz w:val="24"/>
          <w:szCs w:val="24"/>
        </w:rPr>
        <w:lastRenderedPageBreak/>
        <w:t>ANNEXE 1</w:t>
      </w:r>
      <w:r w:rsidR="00FA304D">
        <w:rPr>
          <w:rFonts w:ascii="Arial Nova Light" w:hAnsi="Arial Nova Light"/>
          <w:b/>
          <w:bCs/>
          <w:sz w:val="24"/>
          <w:szCs w:val="24"/>
        </w:rPr>
        <w:t xml:space="preserve"> </w:t>
      </w:r>
      <w:r w:rsidR="00255311">
        <w:rPr>
          <w:rFonts w:ascii="Arial Nova Light" w:hAnsi="Arial Nova Light"/>
          <w:b/>
          <w:bCs/>
          <w:sz w:val="24"/>
          <w:szCs w:val="24"/>
        </w:rPr>
        <w:t xml:space="preserve">- </w:t>
      </w:r>
      <w:r w:rsidRPr="00045B29" w:rsidR="00045B29">
        <w:rPr>
          <w:rFonts w:ascii="Arial Nova Light" w:hAnsi="Arial Nova Light"/>
          <w:b/>
          <w:bCs/>
          <w:sz w:val="24"/>
          <w:szCs w:val="24"/>
        </w:rPr>
        <w:t>ENGAGEMENT DE CONFIDENTIALITÉ EN FAVEUR DU CÉGEP DE SAINTE-FOY</w:t>
      </w:r>
    </w:p>
    <w:tbl>
      <w:tblPr>
        <w:tblStyle w:val="Grilledutableau"/>
        <w:tblW w:w="1016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111"/>
        <w:gridCol w:w="6058"/>
      </w:tblGrid>
      <w:tr w:rsidR="00045B29" w:rsidTr="0065631E" w14:paraId="1C93E10D" w14:textId="77777777">
        <w:tc>
          <w:tcPr>
            <w:tcW w:w="4111" w:type="dxa"/>
          </w:tcPr>
          <w:p w:rsidR="00045B29" w:rsidP="0065631E" w:rsidRDefault="00045B29" w14:paraId="7A85A4F9" w14:textId="77777777">
            <w:pPr>
              <w:pStyle w:val="Corpsdetexte"/>
              <w:tabs>
                <w:tab w:val="left" w:pos="10596"/>
              </w:tabs>
              <w:rPr>
                <w:rFonts w:ascii="Arial Nova Light" w:hAnsi="Arial Nova Light"/>
              </w:rPr>
            </w:pPr>
          </w:p>
          <w:p w:rsidRPr="00843845" w:rsidR="00045B29" w:rsidP="0065631E" w:rsidRDefault="00045B29" w14:paraId="7416EF25" w14:textId="77777777">
            <w:pPr>
              <w:pStyle w:val="Corpsdetexte"/>
              <w:tabs>
                <w:tab w:val="left" w:pos="10596"/>
              </w:tabs>
              <w:rPr>
                <w:rFonts w:ascii="Arial Nova Light" w:hAnsi="Arial Nova Light"/>
              </w:rPr>
            </w:pPr>
            <w:r w:rsidRPr="00CB2F3F">
              <w:rPr>
                <w:rFonts w:ascii="Arial Nova Light" w:hAnsi="Arial Nova Light"/>
              </w:rPr>
              <w:t>Nom de</w:t>
            </w:r>
            <w:r w:rsidRPr="00CB2F3F">
              <w:rPr>
                <w:rFonts w:ascii="Arial Nova Light" w:hAnsi="Arial Nova Light"/>
                <w:spacing w:val="-1"/>
              </w:rPr>
              <w:t xml:space="preserve"> </w:t>
            </w:r>
            <w:r w:rsidRPr="00CB2F3F">
              <w:rPr>
                <w:rFonts w:ascii="Arial Nova Light" w:hAnsi="Arial Nova Light"/>
              </w:rPr>
              <w:t xml:space="preserve">l'entreprise : </w:t>
            </w:r>
          </w:p>
        </w:tc>
        <w:tc>
          <w:tcPr>
            <w:tcW w:w="6058" w:type="dxa"/>
          </w:tcPr>
          <w:p w:rsidR="00045B29" w:rsidP="0065631E" w:rsidRDefault="00045B29" w14:paraId="2EE16709" w14:textId="77777777">
            <w:pPr>
              <w:pStyle w:val="Corpsdetexte"/>
              <w:jc w:val="right"/>
              <w:rPr>
                <w:rFonts w:ascii="Arial Nova Light" w:hAnsi="Arial Nova Light"/>
                <w:b/>
              </w:rPr>
            </w:pPr>
          </w:p>
          <w:p w:rsidR="00045B29" w:rsidP="0065631E" w:rsidRDefault="00045B29" w14:paraId="183AA335" w14:textId="77777777">
            <w:pPr>
              <w:pStyle w:val="Corpsdetexte"/>
              <w:rPr>
                <w:rFonts w:ascii="Arial Nova Light" w:hAnsi="Arial Nova Light"/>
                <w:b/>
              </w:rPr>
            </w:pPr>
            <w:r>
              <w:rPr>
                <w:rFonts w:ascii="Arial Nova Light" w:hAnsi="Arial Nova Light"/>
                <w:b/>
              </w:rPr>
              <w:t>NOM DE L’ENTREPRISE</w:t>
            </w:r>
          </w:p>
        </w:tc>
      </w:tr>
      <w:tr w:rsidR="00045B29" w:rsidTr="0065631E" w14:paraId="25EEAA91" w14:textId="77777777">
        <w:tc>
          <w:tcPr>
            <w:tcW w:w="4111" w:type="dxa"/>
          </w:tcPr>
          <w:p w:rsidR="00045B29" w:rsidP="0065631E" w:rsidRDefault="00045B29" w14:paraId="702D7D6C" w14:textId="77777777">
            <w:pPr>
              <w:pStyle w:val="Corpsdetexte"/>
              <w:rPr>
                <w:rFonts w:ascii="Arial Nova Light" w:hAnsi="Arial Nova Light"/>
                <w:b/>
              </w:rPr>
            </w:pPr>
          </w:p>
        </w:tc>
        <w:tc>
          <w:tcPr>
            <w:tcW w:w="6058" w:type="dxa"/>
          </w:tcPr>
          <w:p w:rsidR="00045B29" w:rsidP="0065631E" w:rsidRDefault="00045B29" w14:paraId="1C317FF0" w14:textId="77777777">
            <w:pPr>
              <w:rPr>
                <w:rFonts w:ascii="Arial Nova Light" w:hAnsi="Arial Nova Light"/>
                <w:spacing w:val="-5"/>
              </w:rPr>
            </w:pPr>
            <w:r w:rsidRPr="00CB2F3F">
              <w:rPr>
                <w:rFonts w:ascii="Arial Nova Light" w:hAnsi="Arial Nova Light"/>
              </w:rPr>
              <w:t>(</w:t>
            </w:r>
            <w:proofErr w:type="gramStart"/>
            <w:r w:rsidRPr="00CB2F3F">
              <w:rPr>
                <w:rFonts w:ascii="Arial Nova Light" w:hAnsi="Arial Nova Light"/>
              </w:rPr>
              <w:t>ci</w:t>
            </w:r>
            <w:proofErr w:type="gramEnd"/>
            <w:r w:rsidRPr="00CB2F3F">
              <w:rPr>
                <w:rFonts w:ascii="Arial Nova Light" w:hAnsi="Arial Nova Light"/>
              </w:rPr>
              <w:t>-après</w:t>
            </w:r>
            <w:r w:rsidRPr="00CB2F3F">
              <w:rPr>
                <w:rFonts w:ascii="Arial Nova Light" w:hAnsi="Arial Nova Light"/>
                <w:spacing w:val="-5"/>
              </w:rPr>
              <w:t xml:space="preserve"> </w:t>
            </w:r>
            <w:r w:rsidRPr="00CB2F3F">
              <w:rPr>
                <w:rFonts w:ascii="Arial Nova Light" w:hAnsi="Arial Nova Light"/>
              </w:rPr>
              <w:t>nommé</w:t>
            </w:r>
            <w:r w:rsidRPr="00CB2F3F">
              <w:rPr>
                <w:rFonts w:ascii="Arial Nova Light" w:hAnsi="Arial Nova Light"/>
                <w:spacing w:val="-7"/>
              </w:rPr>
              <w:t xml:space="preserve"> </w:t>
            </w:r>
            <w:r w:rsidRPr="00CB2F3F">
              <w:rPr>
                <w:rFonts w:ascii="Arial Nova Light" w:hAnsi="Arial Nova Light"/>
              </w:rPr>
              <w:t>«</w:t>
            </w:r>
            <w:r w:rsidRPr="00CB2F3F">
              <w:rPr>
                <w:rFonts w:ascii="Arial Nova Light" w:hAnsi="Arial Nova Light"/>
                <w:spacing w:val="-5"/>
              </w:rPr>
              <w:t xml:space="preserve"> </w:t>
            </w:r>
            <w:r w:rsidRPr="00CB2F3F">
              <w:rPr>
                <w:rFonts w:ascii="Arial Nova Light" w:hAnsi="Arial Nova Light"/>
              </w:rPr>
              <w:t>l'Entreprise</w:t>
            </w:r>
            <w:r w:rsidRPr="00CB2F3F">
              <w:rPr>
                <w:rFonts w:ascii="Arial Nova Light" w:hAnsi="Arial Nova Light"/>
                <w:spacing w:val="-5"/>
              </w:rPr>
              <w:t xml:space="preserve"> »)</w:t>
            </w:r>
          </w:p>
          <w:p w:rsidRPr="00D34EBA" w:rsidR="00045B29" w:rsidP="0065631E" w:rsidRDefault="00045B29" w14:paraId="3205DCA6" w14:textId="77777777">
            <w:pPr>
              <w:rPr>
                <w:rFonts w:ascii="Arial Nova Light" w:hAnsi="Arial Nova Light"/>
              </w:rPr>
            </w:pPr>
          </w:p>
        </w:tc>
      </w:tr>
      <w:tr w:rsidR="00045B29" w:rsidTr="0065631E" w14:paraId="72265AC9" w14:textId="77777777">
        <w:tc>
          <w:tcPr>
            <w:tcW w:w="4111" w:type="dxa"/>
          </w:tcPr>
          <w:p w:rsidRPr="00F649EE" w:rsidR="00045B29" w:rsidP="0065631E" w:rsidRDefault="00045B29" w14:paraId="5012437B" w14:textId="77777777">
            <w:pPr>
              <w:pStyle w:val="Corpsdetexte"/>
              <w:rPr>
                <w:rFonts w:ascii="Arial Nova Light" w:hAnsi="Arial Nova Light"/>
              </w:rPr>
            </w:pPr>
            <w:r>
              <w:rPr>
                <w:rFonts w:ascii="Arial Nova Light" w:hAnsi="Arial Nova Light"/>
              </w:rPr>
              <w:t>Nature du</w:t>
            </w:r>
            <w:r w:rsidRPr="00F649EE">
              <w:rPr>
                <w:rFonts w:ascii="Arial Nova Light" w:hAnsi="Arial Nova Light"/>
              </w:rPr>
              <w:t xml:space="preserve"> contrat :</w:t>
            </w:r>
          </w:p>
          <w:p w:rsidR="00045B29" w:rsidP="0065631E" w:rsidRDefault="00045B29" w14:paraId="67B3B879" w14:textId="77777777">
            <w:pPr>
              <w:pStyle w:val="Corpsdetexte"/>
              <w:rPr>
                <w:rFonts w:ascii="Arial Nova Light" w:hAnsi="Arial Nova Light"/>
                <w:b/>
              </w:rPr>
            </w:pPr>
          </w:p>
        </w:tc>
        <w:tc>
          <w:tcPr>
            <w:tcW w:w="6058" w:type="dxa"/>
          </w:tcPr>
          <w:p w:rsidR="00045B29" w:rsidP="0065631E" w:rsidRDefault="00045B29" w14:paraId="74B8DE48" w14:textId="77777777">
            <w:pPr>
              <w:pStyle w:val="Corpsdetexte"/>
              <w:rPr>
                <w:rFonts w:ascii="Arial Nova Light" w:hAnsi="Arial Nova Light"/>
                <w:b/>
              </w:rPr>
            </w:pPr>
            <w:r>
              <w:rPr>
                <w:rFonts w:ascii="Arial Nova Light" w:hAnsi="Arial Nova Light"/>
                <w:b/>
              </w:rPr>
              <w:t>Convention de stage</w:t>
            </w:r>
          </w:p>
          <w:p w:rsidR="00045B29" w:rsidP="0065631E" w:rsidRDefault="00045B29" w14:paraId="733478AC" w14:textId="77777777">
            <w:pPr>
              <w:pStyle w:val="Corpsdetexte"/>
              <w:rPr>
                <w:rFonts w:ascii="Arial Nova Light" w:hAnsi="Arial Nova Light"/>
                <w:b/>
              </w:rPr>
            </w:pPr>
            <w:r w:rsidRPr="009F4A7B">
              <w:rPr>
                <w:rFonts w:ascii="Arial Nova Light" w:hAnsi="Arial Nova Light"/>
                <w:b/>
              </w:rPr>
              <w:t>AEC-Spécialisation technique en intelligence artificielle</w:t>
            </w:r>
          </w:p>
          <w:p w:rsidRPr="009D2E36" w:rsidR="00045B29" w:rsidP="0065631E" w:rsidRDefault="00045B29" w14:paraId="3F065CE4" w14:textId="77777777">
            <w:pPr>
              <w:pStyle w:val="Corpsdetexte"/>
              <w:rPr>
                <w:rFonts w:ascii="Arial Nova Light" w:hAnsi="Arial Nova Light"/>
                <w:bCs/>
              </w:rPr>
            </w:pPr>
            <w:r w:rsidRPr="009D2E36">
              <w:rPr>
                <w:rFonts w:ascii="Arial Nova Light" w:hAnsi="Arial Nova Light"/>
                <w:bCs/>
              </w:rPr>
              <w:t>(</w:t>
            </w:r>
            <w:proofErr w:type="gramStart"/>
            <w:r w:rsidRPr="009D2E36">
              <w:rPr>
                <w:rFonts w:ascii="Arial Nova Light" w:hAnsi="Arial Nova Light"/>
                <w:bCs/>
              </w:rPr>
              <w:t>ci</w:t>
            </w:r>
            <w:proofErr w:type="gramEnd"/>
            <w:r w:rsidRPr="009D2E36">
              <w:rPr>
                <w:rFonts w:ascii="Arial Nova Light" w:hAnsi="Arial Nova Light"/>
                <w:bCs/>
              </w:rPr>
              <w:t>-après nommé</w:t>
            </w:r>
            <w:r>
              <w:rPr>
                <w:rFonts w:ascii="Arial Nova Light" w:hAnsi="Arial Nova Light"/>
                <w:bCs/>
              </w:rPr>
              <w:t>e la</w:t>
            </w:r>
            <w:r w:rsidRPr="009D2E36">
              <w:rPr>
                <w:rFonts w:ascii="Arial Nova Light" w:hAnsi="Arial Nova Light"/>
                <w:bCs/>
              </w:rPr>
              <w:t xml:space="preserve"> « </w:t>
            </w:r>
            <w:r>
              <w:rPr>
                <w:rFonts w:ascii="Arial Nova Light" w:hAnsi="Arial Nova Light"/>
                <w:bCs/>
              </w:rPr>
              <w:t>Convention</w:t>
            </w:r>
            <w:r w:rsidRPr="009D2E36">
              <w:rPr>
                <w:rFonts w:ascii="Arial Nova Light" w:hAnsi="Arial Nova Light"/>
                <w:bCs/>
              </w:rPr>
              <w:t xml:space="preserve"> »)</w:t>
            </w:r>
          </w:p>
        </w:tc>
      </w:tr>
    </w:tbl>
    <w:p w:rsidR="00045B29" w:rsidP="00045B29" w:rsidRDefault="00045B29" w14:paraId="4475C78E" w14:textId="77777777">
      <w:pPr>
        <w:pStyle w:val="Corpsdetexte"/>
        <w:tabs>
          <w:tab w:val="left" w:pos="10596"/>
        </w:tabs>
        <w:jc w:val="both"/>
        <w:rPr>
          <w:rFonts w:ascii="Arial Nova Light" w:hAnsi="Arial Nova Light"/>
        </w:rPr>
      </w:pPr>
    </w:p>
    <w:p w:rsidR="00045B29" w:rsidP="00045B29" w:rsidRDefault="00045B29" w14:paraId="75757A35" w14:textId="77777777">
      <w:pPr>
        <w:pStyle w:val="Corpsdetexte"/>
        <w:tabs>
          <w:tab w:val="left" w:pos="10596"/>
        </w:tabs>
        <w:jc w:val="both"/>
        <w:rPr>
          <w:rFonts w:ascii="Arial Nova Light" w:hAnsi="Arial Nova Light"/>
        </w:rPr>
      </w:pPr>
      <w:r w:rsidRPr="00CB2F3F">
        <w:rPr>
          <w:rFonts w:ascii="Arial Nova Light" w:hAnsi="Arial Nova Light"/>
        </w:rPr>
        <w:t>Je, soussigné,</w:t>
      </w:r>
      <w:r>
        <w:rPr>
          <w:rFonts w:ascii="Arial Nova Light" w:hAnsi="Arial Nova Light"/>
        </w:rPr>
        <w:t xml:space="preserve"> </w:t>
      </w:r>
      <w:r w:rsidRPr="009F4A7B">
        <w:rPr>
          <w:rFonts w:ascii="Arial Nova Light" w:hAnsi="Arial Nova Light"/>
          <w:u w:val="single"/>
        </w:rPr>
        <w:t>__________________________</w:t>
      </w:r>
      <w:r>
        <w:rPr>
          <w:rFonts w:ascii="Arial Nova Light" w:hAnsi="Arial Nova Light"/>
        </w:rPr>
        <w:t xml:space="preserve">, représentant de l’Entreprise, </w:t>
      </w:r>
      <w:r w:rsidRPr="00CB2F3F">
        <w:rPr>
          <w:rFonts w:ascii="Arial Nova Light" w:hAnsi="Arial Nova Light"/>
        </w:rPr>
        <w:t>reconnais que la nature des services prévus</w:t>
      </w:r>
      <w:r>
        <w:rPr>
          <w:rFonts w:ascii="Arial Nova Light" w:hAnsi="Arial Nova Light"/>
        </w:rPr>
        <w:t xml:space="preserve"> à la Convention </w:t>
      </w:r>
      <w:r w:rsidRPr="00CB2F3F">
        <w:rPr>
          <w:rFonts w:ascii="Arial Nova Light" w:hAnsi="Arial Nova Light"/>
        </w:rPr>
        <w:t>nécessite un échange d'informations</w:t>
      </w:r>
      <w:r>
        <w:rPr>
          <w:rFonts w:ascii="Arial Nova Light" w:hAnsi="Arial Nova Light"/>
        </w:rPr>
        <w:t xml:space="preserve"> confidentielles, dont</w:t>
      </w:r>
      <w:r w:rsidRPr="00CB2F3F">
        <w:rPr>
          <w:rFonts w:ascii="Arial Nova Light" w:hAnsi="Arial Nova Light"/>
        </w:rPr>
        <w:t xml:space="preserve"> entre autres</w:t>
      </w:r>
      <w:r>
        <w:rPr>
          <w:rFonts w:ascii="Arial Nova Light" w:hAnsi="Arial Nova Light"/>
        </w:rPr>
        <w:t>,</w:t>
      </w:r>
      <w:r w:rsidRPr="00CB2F3F">
        <w:rPr>
          <w:rFonts w:ascii="Arial Nova Light" w:hAnsi="Arial Nova Light"/>
        </w:rPr>
        <w:t xml:space="preserve"> </w:t>
      </w:r>
      <w:r>
        <w:rPr>
          <w:rFonts w:ascii="Arial Nova Light" w:hAnsi="Arial Nova Light"/>
        </w:rPr>
        <w:t>d</w:t>
      </w:r>
      <w:r w:rsidRPr="00CB2F3F">
        <w:rPr>
          <w:rFonts w:ascii="Arial Nova Light" w:hAnsi="Arial Nova Light"/>
        </w:rPr>
        <w:t xml:space="preserve">es renseignements personnels </w:t>
      </w:r>
      <w:r>
        <w:rPr>
          <w:rFonts w:ascii="Arial Nova Light" w:hAnsi="Arial Nova Light"/>
        </w:rPr>
        <w:t xml:space="preserve">détenus par le Cégep </w:t>
      </w:r>
      <w:r w:rsidRPr="00CB2F3F">
        <w:rPr>
          <w:rFonts w:ascii="Arial Nova Light" w:hAnsi="Arial Nova Light"/>
        </w:rPr>
        <w:t xml:space="preserve">sur les </w:t>
      </w:r>
      <w:r>
        <w:rPr>
          <w:rFonts w:ascii="Arial Nova Light" w:hAnsi="Arial Nova Light"/>
        </w:rPr>
        <w:t xml:space="preserve">personnes stagiaires visées par la Convention (les « Renseignements confidentiels »).  </w:t>
      </w:r>
    </w:p>
    <w:p w:rsidRPr="000D77D7" w:rsidR="00045B29" w:rsidP="00045B29" w:rsidRDefault="00045B29" w14:paraId="36DE4B79" w14:textId="77777777">
      <w:pPr>
        <w:pStyle w:val="Corpsdetexte"/>
        <w:ind w:right="49"/>
        <w:jc w:val="both"/>
        <w:rPr>
          <w:rFonts w:ascii="Arial Nova Light" w:hAnsi="Arial Nova Light"/>
        </w:rPr>
      </w:pPr>
    </w:p>
    <w:p w:rsidR="00045B29" w:rsidP="00045B29" w:rsidRDefault="00045B29" w14:paraId="0902437E" w14:textId="77777777">
      <w:pPr>
        <w:pStyle w:val="Corpsdetexte"/>
        <w:ind w:right="49"/>
        <w:jc w:val="both"/>
        <w:rPr>
          <w:rFonts w:ascii="Arial Nova Light" w:hAnsi="Arial Nova Light"/>
        </w:rPr>
      </w:pPr>
      <w:r>
        <w:rPr>
          <w:rFonts w:ascii="Arial Nova Light" w:hAnsi="Arial Nova Light"/>
        </w:rPr>
        <w:t>Par conséquent, l</w:t>
      </w:r>
      <w:r w:rsidRPr="000D77D7">
        <w:rPr>
          <w:rFonts w:ascii="Arial Nova Light" w:hAnsi="Arial Nova Light"/>
        </w:rPr>
        <w:t>’Entreprise s’engage</w:t>
      </w:r>
      <w:r>
        <w:rPr>
          <w:rFonts w:ascii="Arial Nova Light" w:hAnsi="Arial Nova Light"/>
        </w:rPr>
        <w:t xml:space="preserve"> </w:t>
      </w:r>
      <w:r w:rsidRPr="000D77D7">
        <w:rPr>
          <w:rFonts w:ascii="Arial Nova Light" w:hAnsi="Arial Nova Light"/>
        </w:rPr>
        <w:t xml:space="preserve">à s’assurer que tous ses </w:t>
      </w:r>
      <w:bookmarkStart w:name="_Hlk138932781" w:id="43"/>
      <w:r w:rsidRPr="000D77D7">
        <w:rPr>
          <w:rFonts w:ascii="Arial Nova Light" w:hAnsi="Arial Nova Light"/>
        </w:rPr>
        <w:t>actionnaires, dirigeants, employés, représentants ou sous-traitants</w:t>
      </w:r>
      <w:bookmarkEnd w:id="43"/>
      <w:r w:rsidRPr="000D77D7">
        <w:rPr>
          <w:rFonts w:ascii="Arial Nova Light" w:hAnsi="Arial Nova Light"/>
        </w:rPr>
        <w:t xml:space="preserve">, qui dans l’exécution </w:t>
      </w:r>
      <w:r>
        <w:rPr>
          <w:rFonts w:ascii="Arial Nova Light" w:hAnsi="Arial Nova Light"/>
        </w:rPr>
        <w:t>de la Convention</w:t>
      </w:r>
      <w:r w:rsidRPr="000D77D7">
        <w:rPr>
          <w:rFonts w:ascii="Arial Nova Light" w:hAnsi="Arial Nova Light"/>
        </w:rPr>
        <w:t xml:space="preserve"> sont susceptibles d’avoir accès </w:t>
      </w:r>
      <w:r>
        <w:rPr>
          <w:rFonts w:ascii="Arial Nova Light" w:hAnsi="Arial Nova Light"/>
        </w:rPr>
        <w:t>aux R</w:t>
      </w:r>
      <w:r w:rsidRPr="000D77D7">
        <w:rPr>
          <w:rFonts w:ascii="Arial Nova Light" w:hAnsi="Arial Nova Light"/>
        </w:rPr>
        <w:t>enseignements confidentiels :</w:t>
      </w:r>
    </w:p>
    <w:p w:rsidRPr="000D77D7" w:rsidR="00045B29" w:rsidP="00045B29" w:rsidRDefault="00045B29" w14:paraId="36E3E6C8" w14:textId="77777777">
      <w:pPr>
        <w:pStyle w:val="Corpsdetexte"/>
        <w:ind w:right="49"/>
        <w:jc w:val="both"/>
        <w:rPr>
          <w:rFonts w:ascii="Arial Nova Light" w:hAnsi="Arial Nova Light"/>
        </w:rPr>
      </w:pPr>
    </w:p>
    <w:p w:rsidR="00045B29" w:rsidP="00045B29" w:rsidRDefault="00045B29" w14:paraId="60194E5C" w14:textId="77777777">
      <w:pPr>
        <w:pStyle w:val="Corpsdetexte"/>
        <w:numPr>
          <w:ilvl w:val="0"/>
          <w:numId w:val="2"/>
        </w:numPr>
        <w:ind w:right="49"/>
        <w:jc w:val="both"/>
        <w:rPr>
          <w:rFonts w:ascii="Arial Nova Light" w:hAnsi="Arial Nova Light"/>
        </w:rPr>
      </w:pPr>
      <w:r>
        <w:rPr>
          <w:rFonts w:ascii="Arial Nova Light" w:hAnsi="Arial Nova Light"/>
        </w:rPr>
        <w:t>En préservent la confidentialité</w:t>
      </w:r>
      <w:r w:rsidRPr="003A2504">
        <w:rPr>
          <w:rFonts w:ascii="Arial Nova Light" w:hAnsi="Arial Nova Light"/>
        </w:rPr>
        <w:t xml:space="preserve"> </w:t>
      </w:r>
      <w:r>
        <w:rPr>
          <w:rFonts w:ascii="Arial Nova Light" w:hAnsi="Arial Nova Light"/>
        </w:rPr>
        <w:t xml:space="preserve">et </w:t>
      </w:r>
      <w:r w:rsidRPr="00A46C08">
        <w:rPr>
          <w:rFonts w:ascii="Arial Nova Light" w:hAnsi="Arial Nova Light"/>
        </w:rPr>
        <w:t xml:space="preserve">ne prennent connaissance que des </w:t>
      </w:r>
      <w:r>
        <w:rPr>
          <w:rFonts w:ascii="Arial Nova Light" w:hAnsi="Arial Nova Light"/>
        </w:rPr>
        <w:t>R</w:t>
      </w:r>
      <w:r w:rsidRPr="00A46C08">
        <w:rPr>
          <w:rFonts w:ascii="Arial Nova Light" w:hAnsi="Arial Nova Light"/>
        </w:rPr>
        <w:t>enseignements</w:t>
      </w:r>
      <w:r>
        <w:rPr>
          <w:rFonts w:ascii="Arial Nova Light" w:hAnsi="Arial Nova Light"/>
        </w:rPr>
        <w:t xml:space="preserve"> confidentiels</w:t>
      </w:r>
      <w:r w:rsidRPr="00A46C08">
        <w:rPr>
          <w:rFonts w:ascii="Arial Nova Light" w:hAnsi="Arial Nova Light"/>
        </w:rPr>
        <w:t xml:space="preserve"> </w:t>
      </w:r>
      <w:r>
        <w:rPr>
          <w:rFonts w:ascii="Arial Nova Light" w:hAnsi="Arial Nova Light"/>
        </w:rPr>
        <w:t>qui sont vraiment nécessaires à la mise en œuvre de la Convention ;</w:t>
      </w:r>
    </w:p>
    <w:p w:rsidRPr="00A46C08" w:rsidR="00045B29" w:rsidP="00045B29" w:rsidRDefault="00045B29" w14:paraId="45E0191B" w14:textId="77777777">
      <w:pPr>
        <w:pStyle w:val="Corpsdetexte"/>
        <w:ind w:left="720" w:right="49"/>
        <w:jc w:val="both"/>
        <w:rPr>
          <w:rFonts w:ascii="Arial Nova Light" w:hAnsi="Arial Nova Light"/>
        </w:rPr>
      </w:pPr>
    </w:p>
    <w:p w:rsidR="00045B29" w:rsidP="00045B29" w:rsidRDefault="00045B29" w14:paraId="412FFA0C" w14:textId="77777777">
      <w:pPr>
        <w:pStyle w:val="Corpsdetexte"/>
        <w:numPr>
          <w:ilvl w:val="0"/>
          <w:numId w:val="2"/>
        </w:numPr>
        <w:ind w:right="49"/>
        <w:jc w:val="both"/>
        <w:rPr>
          <w:rFonts w:ascii="Arial Nova Light" w:hAnsi="Arial Nova Light"/>
        </w:rPr>
      </w:pPr>
      <w:proofErr w:type="gramStart"/>
      <w:r w:rsidRPr="000D77D7">
        <w:rPr>
          <w:rFonts w:ascii="Arial Nova Light" w:hAnsi="Arial Nova Light"/>
        </w:rPr>
        <w:t>agissent</w:t>
      </w:r>
      <w:proofErr w:type="gramEnd"/>
      <w:r w:rsidRPr="000D77D7">
        <w:rPr>
          <w:rFonts w:ascii="Arial Nova Light" w:hAnsi="Arial Nova Light"/>
        </w:rPr>
        <w:t xml:space="preserve"> en respect de</w:t>
      </w:r>
      <w:r>
        <w:rPr>
          <w:rFonts w:ascii="Arial Nova Light" w:hAnsi="Arial Nova Light"/>
        </w:rPr>
        <w:t>s politiques institutionnelles du Cégep en matière de sécurité de l’information</w:t>
      </w:r>
      <w:r w:rsidRPr="000D77D7">
        <w:rPr>
          <w:rFonts w:ascii="Arial Nova Light" w:hAnsi="Arial Nova Light"/>
        </w:rPr>
        <w:t>, ainsi que des dispositions des lois applicables en matière de protection des renseignements personnels ;</w:t>
      </w:r>
    </w:p>
    <w:p w:rsidRPr="000D77D7" w:rsidR="00045B29" w:rsidP="00045B29" w:rsidRDefault="00045B29" w14:paraId="68988502" w14:textId="77777777">
      <w:pPr>
        <w:pStyle w:val="Corpsdetexte"/>
        <w:ind w:right="49"/>
        <w:jc w:val="both"/>
        <w:rPr>
          <w:rFonts w:ascii="Arial Nova Light" w:hAnsi="Arial Nova Light"/>
        </w:rPr>
      </w:pPr>
    </w:p>
    <w:p w:rsidR="00045B29" w:rsidP="00045B29" w:rsidRDefault="00045B29" w14:paraId="3E339816" w14:textId="77777777">
      <w:pPr>
        <w:pStyle w:val="Corpsdetexte"/>
        <w:numPr>
          <w:ilvl w:val="0"/>
          <w:numId w:val="2"/>
        </w:numPr>
        <w:ind w:right="49"/>
        <w:jc w:val="both"/>
        <w:rPr>
          <w:rFonts w:ascii="Arial Nova Light" w:hAnsi="Arial Nova Light"/>
        </w:rPr>
      </w:pPr>
      <w:proofErr w:type="gramStart"/>
      <w:r>
        <w:rPr>
          <w:rFonts w:ascii="Arial Nova Light" w:hAnsi="Arial Nova Light"/>
        </w:rPr>
        <w:t>n’</w:t>
      </w:r>
      <w:r w:rsidRPr="00354784">
        <w:rPr>
          <w:rFonts w:ascii="Arial Nova Light" w:hAnsi="Arial Nova Light"/>
        </w:rPr>
        <w:t>utilise</w:t>
      </w:r>
      <w:r>
        <w:rPr>
          <w:rFonts w:ascii="Arial Nova Light" w:hAnsi="Arial Nova Light"/>
        </w:rPr>
        <w:t>nt</w:t>
      </w:r>
      <w:proofErr w:type="gramEnd"/>
      <w:r>
        <w:rPr>
          <w:rFonts w:ascii="Arial Nova Light" w:hAnsi="Arial Nova Light"/>
        </w:rPr>
        <w:t xml:space="preserve"> </w:t>
      </w:r>
      <w:r w:rsidRPr="00354784">
        <w:rPr>
          <w:rFonts w:ascii="Arial Nova Light" w:hAnsi="Arial Nova Light"/>
        </w:rPr>
        <w:t xml:space="preserve">les </w:t>
      </w:r>
      <w:r>
        <w:rPr>
          <w:rFonts w:ascii="Arial Nova Light" w:hAnsi="Arial Nova Light"/>
        </w:rPr>
        <w:t>R</w:t>
      </w:r>
      <w:r w:rsidRPr="00354784">
        <w:rPr>
          <w:rFonts w:ascii="Arial Nova Light" w:hAnsi="Arial Nova Light"/>
        </w:rPr>
        <w:t xml:space="preserve">enseignements </w:t>
      </w:r>
      <w:r>
        <w:rPr>
          <w:rFonts w:ascii="Arial Nova Light" w:hAnsi="Arial Nova Light"/>
        </w:rPr>
        <w:t>confidentiels que pour les</w:t>
      </w:r>
      <w:r w:rsidRPr="00354784">
        <w:rPr>
          <w:rFonts w:ascii="Arial Nova Light" w:hAnsi="Arial Nova Light"/>
        </w:rPr>
        <w:t xml:space="preserve"> fins que celles expressément prévues </w:t>
      </w:r>
      <w:r>
        <w:rPr>
          <w:rFonts w:ascii="Arial Nova Light" w:hAnsi="Arial Nova Light"/>
        </w:rPr>
        <w:t>à la Convention ;</w:t>
      </w:r>
    </w:p>
    <w:p w:rsidR="00045B29" w:rsidP="00045B29" w:rsidRDefault="00045B29" w14:paraId="5C5E4F38" w14:textId="77777777">
      <w:pPr>
        <w:pStyle w:val="Corpsdetexte"/>
        <w:ind w:right="49"/>
        <w:jc w:val="both"/>
        <w:rPr>
          <w:rFonts w:ascii="Arial Nova Light" w:hAnsi="Arial Nova Light"/>
        </w:rPr>
      </w:pPr>
    </w:p>
    <w:p w:rsidRPr="000848AF" w:rsidR="00045B29" w:rsidP="00045B29" w:rsidRDefault="00045B29" w14:paraId="2911FF45" w14:textId="77777777">
      <w:pPr>
        <w:pStyle w:val="Corpsdetexte"/>
        <w:numPr>
          <w:ilvl w:val="0"/>
          <w:numId w:val="2"/>
        </w:numPr>
        <w:ind w:right="49"/>
        <w:jc w:val="both"/>
        <w:rPr>
          <w:rFonts w:ascii="Arial Nova Light" w:hAnsi="Arial Nova Light"/>
        </w:rPr>
      </w:pPr>
      <w:proofErr w:type="gramStart"/>
      <w:r>
        <w:rPr>
          <w:rFonts w:ascii="Arial Nova Light" w:hAnsi="Arial Nova Light"/>
        </w:rPr>
        <w:t>sauf</w:t>
      </w:r>
      <w:proofErr w:type="gramEnd"/>
      <w:r>
        <w:rPr>
          <w:rFonts w:ascii="Arial Nova Light" w:hAnsi="Arial Nova Light"/>
        </w:rPr>
        <w:t xml:space="preserve"> si la loi le permet ou l’exige, </w:t>
      </w:r>
      <w:r w:rsidRPr="00354784">
        <w:rPr>
          <w:rFonts w:ascii="Arial Nova Light" w:hAnsi="Arial Nova Light"/>
        </w:rPr>
        <w:t>ne communique</w:t>
      </w:r>
      <w:r>
        <w:rPr>
          <w:rFonts w:ascii="Arial Nova Light" w:hAnsi="Arial Nova Light"/>
        </w:rPr>
        <w:t>nt</w:t>
      </w:r>
      <w:r w:rsidRPr="00354784">
        <w:rPr>
          <w:rFonts w:ascii="Arial Nova Light" w:hAnsi="Arial Nova Light"/>
        </w:rPr>
        <w:t xml:space="preserve"> aucun</w:t>
      </w:r>
      <w:r>
        <w:rPr>
          <w:rFonts w:ascii="Arial Nova Light" w:hAnsi="Arial Nova Light"/>
        </w:rPr>
        <w:t xml:space="preserve"> des</w:t>
      </w:r>
      <w:r w:rsidRPr="00354784">
        <w:rPr>
          <w:rFonts w:ascii="Arial Nova Light" w:hAnsi="Arial Nova Light"/>
        </w:rPr>
        <w:t xml:space="preserve"> </w:t>
      </w:r>
      <w:r>
        <w:rPr>
          <w:rFonts w:ascii="Arial Nova Light" w:hAnsi="Arial Nova Light"/>
        </w:rPr>
        <w:t>R</w:t>
      </w:r>
      <w:r w:rsidRPr="00354784">
        <w:rPr>
          <w:rFonts w:ascii="Arial Nova Light" w:hAnsi="Arial Nova Light"/>
        </w:rPr>
        <w:t>enseignement</w:t>
      </w:r>
      <w:r>
        <w:rPr>
          <w:rFonts w:ascii="Arial Nova Light" w:hAnsi="Arial Nova Light"/>
        </w:rPr>
        <w:t>s</w:t>
      </w:r>
      <w:r w:rsidRPr="00354784">
        <w:rPr>
          <w:rFonts w:ascii="Arial Nova Light" w:hAnsi="Arial Nova Light"/>
        </w:rPr>
        <w:t xml:space="preserve"> confidentiel</w:t>
      </w:r>
      <w:r>
        <w:rPr>
          <w:rFonts w:ascii="Arial Nova Light" w:hAnsi="Arial Nova Light"/>
        </w:rPr>
        <w:t>s</w:t>
      </w:r>
      <w:r w:rsidRPr="00354784">
        <w:rPr>
          <w:rFonts w:ascii="Arial Nova Light" w:hAnsi="Arial Nova Light"/>
        </w:rPr>
        <w:t xml:space="preserve"> à un tiers</w:t>
      </w:r>
      <w:r>
        <w:rPr>
          <w:rFonts w:ascii="Arial Nova Light" w:hAnsi="Arial Nova Light"/>
        </w:rPr>
        <w:t xml:space="preserve"> ou </w:t>
      </w:r>
      <w:r w:rsidRPr="004C5EA9">
        <w:rPr>
          <w:rFonts w:ascii="Arial Nova Light" w:hAnsi="Arial Nova Light"/>
        </w:rPr>
        <w:t>quiconque</w:t>
      </w:r>
      <w:r w:rsidRPr="004C5EA9">
        <w:rPr>
          <w:rFonts w:ascii="Arial Nova Light" w:hAnsi="Arial Nova Light"/>
          <w:spacing w:val="-3"/>
        </w:rPr>
        <w:t xml:space="preserve"> </w:t>
      </w:r>
      <w:r w:rsidRPr="004C5EA9">
        <w:rPr>
          <w:rFonts w:ascii="Arial Nova Light" w:hAnsi="Arial Nova Light"/>
        </w:rPr>
        <w:t>n’est</w:t>
      </w:r>
      <w:r w:rsidRPr="004C5EA9">
        <w:rPr>
          <w:rFonts w:ascii="Arial Nova Light" w:hAnsi="Arial Nova Light"/>
          <w:spacing w:val="-3"/>
        </w:rPr>
        <w:t xml:space="preserve"> </w:t>
      </w:r>
      <w:r w:rsidRPr="004C5EA9">
        <w:rPr>
          <w:rFonts w:ascii="Arial Nova Light" w:hAnsi="Arial Nova Light"/>
        </w:rPr>
        <w:t>pas</w:t>
      </w:r>
      <w:r w:rsidRPr="004C5EA9">
        <w:rPr>
          <w:rFonts w:ascii="Arial Nova Light" w:hAnsi="Arial Nova Light"/>
          <w:spacing w:val="-1"/>
        </w:rPr>
        <w:t xml:space="preserve"> </w:t>
      </w:r>
      <w:r w:rsidRPr="004C5EA9">
        <w:rPr>
          <w:rFonts w:ascii="Arial Nova Light" w:hAnsi="Arial Nova Light"/>
        </w:rPr>
        <w:t>affecté</w:t>
      </w:r>
      <w:r w:rsidRPr="004C5EA9">
        <w:rPr>
          <w:rFonts w:ascii="Arial Nova Light" w:hAnsi="Arial Nova Light"/>
          <w:spacing w:val="-3"/>
        </w:rPr>
        <w:t xml:space="preserve"> </w:t>
      </w:r>
      <w:r w:rsidRPr="004C5EA9">
        <w:rPr>
          <w:rFonts w:ascii="Arial Nova Light" w:hAnsi="Arial Nova Light"/>
        </w:rPr>
        <w:t>à</w:t>
      </w:r>
      <w:r w:rsidRPr="004C5EA9">
        <w:rPr>
          <w:rFonts w:ascii="Arial Nova Light" w:hAnsi="Arial Nova Light"/>
          <w:spacing w:val="-3"/>
        </w:rPr>
        <w:t xml:space="preserve"> </w:t>
      </w:r>
      <w:r w:rsidRPr="004C5EA9">
        <w:rPr>
          <w:rFonts w:ascii="Arial Nova Light" w:hAnsi="Arial Nova Light"/>
        </w:rPr>
        <w:t>l’exécution</w:t>
      </w:r>
      <w:r w:rsidRPr="004C5EA9">
        <w:rPr>
          <w:rFonts w:ascii="Arial Nova Light" w:hAnsi="Arial Nova Light"/>
          <w:spacing w:val="-4"/>
        </w:rPr>
        <w:t xml:space="preserve"> </w:t>
      </w:r>
      <w:r>
        <w:rPr>
          <w:rFonts w:ascii="Arial Nova Light" w:hAnsi="Arial Nova Light"/>
        </w:rPr>
        <w:t>de la Convention</w:t>
      </w:r>
      <w:r>
        <w:rPr>
          <w:rFonts w:ascii="Arial Nova Light" w:hAnsi="Arial Nova Light"/>
          <w:spacing w:val="-2"/>
        </w:rPr>
        <w:t> ;</w:t>
      </w:r>
    </w:p>
    <w:p w:rsidRPr="004C5EA9" w:rsidR="00045B29" w:rsidP="00045B29" w:rsidRDefault="00045B29" w14:paraId="327AD16F" w14:textId="77777777">
      <w:pPr>
        <w:pStyle w:val="Corpsdetexte"/>
        <w:ind w:right="49"/>
        <w:jc w:val="both"/>
        <w:rPr>
          <w:rFonts w:ascii="Arial Nova Light" w:hAnsi="Arial Nova Light"/>
        </w:rPr>
      </w:pPr>
    </w:p>
    <w:p w:rsidR="00045B29" w:rsidP="00045B29" w:rsidRDefault="00045B29" w14:paraId="2CC16139" w14:textId="77777777">
      <w:pPr>
        <w:pStyle w:val="Corpsdetexte"/>
        <w:numPr>
          <w:ilvl w:val="0"/>
          <w:numId w:val="2"/>
        </w:numPr>
        <w:ind w:right="49"/>
        <w:jc w:val="both"/>
        <w:rPr>
          <w:rFonts w:ascii="Arial Nova Light" w:hAnsi="Arial Nova Light"/>
        </w:rPr>
      </w:pPr>
      <w:proofErr w:type="gramStart"/>
      <w:r w:rsidRPr="002401CE">
        <w:rPr>
          <w:rFonts w:ascii="Arial Nova Light" w:hAnsi="Arial Nova Light"/>
        </w:rPr>
        <w:t>respectent</w:t>
      </w:r>
      <w:proofErr w:type="gramEnd"/>
      <w:r w:rsidRPr="002401CE">
        <w:rPr>
          <w:rFonts w:ascii="Arial Nova Light" w:hAnsi="Arial Nova Light"/>
        </w:rPr>
        <w:t xml:space="preserve"> les instructions données par le Cégep à l'égard de la destruction des Renseignements confidentiels et les retournent entièrement au Cégep aux termes de la Convention</w:t>
      </w:r>
      <w:r>
        <w:rPr>
          <w:rFonts w:ascii="Arial Nova Light" w:hAnsi="Arial Nova Light"/>
        </w:rPr>
        <w:t>.</w:t>
      </w:r>
    </w:p>
    <w:p w:rsidRPr="002401CE" w:rsidR="00045B29" w:rsidP="00045B29" w:rsidRDefault="00045B29" w14:paraId="11BB8FA4" w14:textId="77777777">
      <w:pPr>
        <w:pStyle w:val="Corpsdetexte"/>
        <w:ind w:right="49"/>
        <w:jc w:val="both"/>
        <w:rPr>
          <w:rFonts w:ascii="Arial Nova Light" w:hAnsi="Arial Nova Light"/>
        </w:rPr>
      </w:pPr>
    </w:p>
    <w:p w:rsidRPr="00CB2F3F" w:rsidR="00045B29" w:rsidP="00045B29" w:rsidRDefault="00045B29" w14:paraId="63824870" w14:textId="77777777">
      <w:pPr>
        <w:pStyle w:val="Corpsdetexte"/>
        <w:ind w:right="49"/>
        <w:jc w:val="both"/>
        <w:rPr>
          <w:rFonts w:ascii="Arial Nova Light" w:hAnsi="Arial Nova Light"/>
        </w:rPr>
      </w:pPr>
      <w:r w:rsidRPr="00CB2F3F">
        <w:rPr>
          <w:rFonts w:ascii="Arial Nova Light" w:hAnsi="Arial Nova Light"/>
        </w:rPr>
        <w:t xml:space="preserve">Je reconnais que le défaut de respecter </w:t>
      </w:r>
      <w:r>
        <w:rPr>
          <w:rFonts w:ascii="Arial Nova Light" w:hAnsi="Arial Nova Light"/>
        </w:rPr>
        <w:t xml:space="preserve">le présent engagement </w:t>
      </w:r>
      <w:r w:rsidRPr="00CB2F3F">
        <w:rPr>
          <w:rFonts w:ascii="Arial Nova Light" w:hAnsi="Arial Nova Light"/>
        </w:rPr>
        <w:t xml:space="preserve">peut causer </w:t>
      </w:r>
      <w:r>
        <w:rPr>
          <w:rFonts w:ascii="Arial Nova Light" w:hAnsi="Arial Nova Light"/>
        </w:rPr>
        <w:t>au Cégep et aux personnes concernées par les renseignements personnels</w:t>
      </w:r>
      <w:r w:rsidRPr="00CB2F3F">
        <w:rPr>
          <w:rFonts w:ascii="Arial Nova Light" w:hAnsi="Arial Nova Light"/>
        </w:rPr>
        <w:t xml:space="preserve"> un préjudice sérieux ou irréparable.</w:t>
      </w:r>
    </w:p>
    <w:p w:rsidRPr="00CB2F3F" w:rsidR="00045B29" w:rsidP="00045B29" w:rsidRDefault="00045B29" w14:paraId="1821E3EE" w14:textId="77777777">
      <w:pPr>
        <w:pStyle w:val="Corpsdetexte"/>
        <w:ind w:right="49"/>
        <w:rPr>
          <w:rFonts w:ascii="Arial Nova Light" w:hAnsi="Arial Nova Light"/>
        </w:rPr>
      </w:pPr>
    </w:p>
    <w:p w:rsidR="00045B29" w:rsidP="00045B29" w:rsidRDefault="00045B29" w14:paraId="6731E2DF" w14:textId="6BD14CDF">
      <w:pPr>
        <w:pStyle w:val="Corpsdetexte"/>
        <w:ind w:right="49"/>
        <w:jc w:val="both"/>
        <w:rPr>
          <w:rFonts w:ascii="Arial Nova Light" w:hAnsi="Arial Nova Light"/>
          <w:spacing w:val="-2"/>
        </w:rPr>
      </w:pPr>
      <w:r w:rsidRPr="00CB2F3F">
        <w:rPr>
          <w:rFonts w:ascii="Arial Nova Light" w:hAnsi="Arial Nova Light"/>
        </w:rPr>
        <w:t>Le</w:t>
      </w:r>
      <w:r w:rsidRPr="00CB2F3F">
        <w:rPr>
          <w:rFonts w:ascii="Arial Nova Light" w:hAnsi="Arial Nova Light"/>
          <w:spacing w:val="-5"/>
        </w:rPr>
        <w:t xml:space="preserve"> </w:t>
      </w:r>
      <w:r w:rsidRPr="00CB2F3F">
        <w:rPr>
          <w:rFonts w:ascii="Arial Nova Light" w:hAnsi="Arial Nova Light"/>
        </w:rPr>
        <w:t>présent</w:t>
      </w:r>
      <w:r w:rsidRPr="00CB2F3F">
        <w:rPr>
          <w:rFonts w:ascii="Arial Nova Light" w:hAnsi="Arial Nova Light"/>
          <w:spacing w:val="-3"/>
        </w:rPr>
        <w:t xml:space="preserve"> </w:t>
      </w:r>
      <w:r w:rsidRPr="00CB2F3F">
        <w:rPr>
          <w:rFonts w:ascii="Arial Nova Light" w:hAnsi="Arial Nova Light"/>
        </w:rPr>
        <w:t>engagement</w:t>
      </w:r>
      <w:r w:rsidRPr="00CB2F3F">
        <w:rPr>
          <w:rFonts w:ascii="Arial Nova Light" w:hAnsi="Arial Nova Light"/>
          <w:spacing w:val="-3"/>
        </w:rPr>
        <w:t xml:space="preserve"> </w:t>
      </w:r>
      <w:r w:rsidRPr="00CB2F3F">
        <w:rPr>
          <w:rFonts w:ascii="Arial Nova Light" w:hAnsi="Arial Nova Light"/>
        </w:rPr>
        <w:t>demeure</w:t>
      </w:r>
      <w:r w:rsidRPr="00CB2F3F">
        <w:rPr>
          <w:rFonts w:ascii="Arial Nova Light" w:hAnsi="Arial Nova Light"/>
          <w:spacing w:val="-3"/>
        </w:rPr>
        <w:t xml:space="preserve"> </w:t>
      </w:r>
      <w:r w:rsidRPr="00CB2F3F">
        <w:rPr>
          <w:rFonts w:ascii="Arial Nova Light" w:hAnsi="Arial Nova Light"/>
        </w:rPr>
        <w:t>en</w:t>
      </w:r>
      <w:r w:rsidRPr="00CB2F3F">
        <w:rPr>
          <w:rFonts w:ascii="Arial Nova Light" w:hAnsi="Arial Nova Light"/>
          <w:spacing w:val="-3"/>
        </w:rPr>
        <w:t xml:space="preserve"> </w:t>
      </w:r>
      <w:r w:rsidRPr="00CB2F3F">
        <w:rPr>
          <w:rFonts w:ascii="Arial Nova Light" w:hAnsi="Arial Nova Light"/>
        </w:rPr>
        <w:t>vigueur</w:t>
      </w:r>
      <w:r w:rsidRPr="00CB2F3F">
        <w:rPr>
          <w:rFonts w:ascii="Arial Nova Light" w:hAnsi="Arial Nova Light"/>
          <w:spacing w:val="-5"/>
        </w:rPr>
        <w:t xml:space="preserve"> </w:t>
      </w:r>
      <w:r w:rsidRPr="00CB2F3F">
        <w:rPr>
          <w:rFonts w:ascii="Arial Nova Light" w:hAnsi="Arial Nova Light"/>
        </w:rPr>
        <w:t>même</w:t>
      </w:r>
      <w:r w:rsidRPr="00CB2F3F">
        <w:rPr>
          <w:rFonts w:ascii="Arial Nova Light" w:hAnsi="Arial Nova Light"/>
          <w:spacing w:val="-5"/>
        </w:rPr>
        <w:t xml:space="preserve"> </w:t>
      </w:r>
      <w:r w:rsidRPr="00CB2F3F">
        <w:rPr>
          <w:rFonts w:ascii="Arial Nova Light" w:hAnsi="Arial Nova Light"/>
        </w:rPr>
        <w:t>après</w:t>
      </w:r>
      <w:r w:rsidRPr="00CB2F3F">
        <w:rPr>
          <w:rFonts w:ascii="Arial Nova Light" w:hAnsi="Arial Nova Light"/>
          <w:spacing w:val="-2"/>
        </w:rPr>
        <w:t xml:space="preserve"> </w:t>
      </w:r>
      <w:r w:rsidRPr="00CB2F3F">
        <w:rPr>
          <w:rFonts w:ascii="Arial Nova Light" w:hAnsi="Arial Nova Light"/>
        </w:rPr>
        <w:t>l’expiration</w:t>
      </w:r>
      <w:r w:rsidRPr="00CB2F3F">
        <w:rPr>
          <w:rFonts w:ascii="Arial Nova Light" w:hAnsi="Arial Nova Light"/>
          <w:spacing w:val="-3"/>
        </w:rPr>
        <w:t xml:space="preserve"> </w:t>
      </w:r>
      <w:r>
        <w:rPr>
          <w:rFonts w:ascii="Arial Nova Light" w:hAnsi="Arial Nova Light"/>
        </w:rPr>
        <w:t xml:space="preserve">de la Convention </w:t>
      </w:r>
      <w:r>
        <w:rPr>
          <w:rFonts w:ascii="Arial Nova Light" w:hAnsi="Arial Nova Light"/>
          <w:spacing w:val="-2"/>
        </w:rPr>
        <w:t>et il lie les</w:t>
      </w:r>
      <w:r w:rsidRPr="00D50110">
        <w:rPr>
          <w:rFonts w:ascii="Arial Nova Light" w:hAnsi="Arial Nova Light"/>
          <w:spacing w:val="-2"/>
        </w:rPr>
        <w:t xml:space="preserve"> représentants légaux et, le cas échéant, </w:t>
      </w:r>
      <w:r>
        <w:rPr>
          <w:rFonts w:ascii="Arial Nova Light" w:hAnsi="Arial Nova Light"/>
          <w:spacing w:val="-2"/>
        </w:rPr>
        <w:t>le</w:t>
      </w:r>
      <w:r w:rsidRPr="00D50110">
        <w:rPr>
          <w:rFonts w:ascii="Arial Nova Light" w:hAnsi="Arial Nova Light"/>
          <w:spacing w:val="-2"/>
        </w:rPr>
        <w:t>s héritiers, successeurs et ayants droit</w:t>
      </w:r>
      <w:del w:author="Eric Boudreault" w:date="2025-01-09T11:54:00Z" w:id="44">
        <w:r w:rsidRPr="00D50110" w:rsidDel="007814B6">
          <w:rPr>
            <w:rFonts w:ascii="Arial Nova Light" w:hAnsi="Arial Nova Light"/>
            <w:spacing w:val="-2"/>
          </w:rPr>
          <w:delText>s</w:delText>
        </w:r>
      </w:del>
      <w:r w:rsidRPr="00D50110">
        <w:rPr>
          <w:rFonts w:ascii="Arial Nova Light" w:hAnsi="Arial Nova Light"/>
          <w:spacing w:val="-2"/>
        </w:rPr>
        <w:t xml:space="preserve"> </w:t>
      </w:r>
      <w:r>
        <w:rPr>
          <w:rFonts w:ascii="Arial Nova Light" w:hAnsi="Arial Nova Light"/>
          <w:spacing w:val="-2"/>
        </w:rPr>
        <w:t xml:space="preserve">de l’Entreprise et de ses </w:t>
      </w:r>
      <w:r w:rsidRPr="007C5BCC">
        <w:rPr>
          <w:rFonts w:ascii="Arial Nova Light" w:hAnsi="Arial Nova Light"/>
          <w:spacing w:val="-2"/>
        </w:rPr>
        <w:t>actionnaire</w:t>
      </w:r>
      <w:r>
        <w:rPr>
          <w:rFonts w:ascii="Arial Nova Light" w:hAnsi="Arial Nova Light"/>
          <w:spacing w:val="-2"/>
        </w:rPr>
        <w:t>s</w:t>
      </w:r>
      <w:r w:rsidRPr="007C5BCC">
        <w:rPr>
          <w:rFonts w:ascii="Arial Nova Light" w:hAnsi="Arial Nova Light"/>
          <w:spacing w:val="-2"/>
        </w:rPr>
        <w:t>, dirigeant</w:t>
      </w:r>
      <w:r>
        <w:rPr>
          <w:rFonts w:ascii="Arial Nova Light" w:hAnsi="Arial Nova Light"/>
          <w:spacing w:val="-2"/>
        </w:rPr>
        <w:t>s</w:t>
      </w:r>
      <w:r w:rsidRPr="007C5BCC">
        <w:rPr>
          <w:rFonts w:ascii="Arial Nova Light" w:hAnsi="Arial Nova Light"/>
          <w:spacing w:val="-2"/>
        </w:rPr>
        <w:t>, employé</w:t>
      </w:r>
      <w:r>
        <w:rPr>
          <w:rFonts w:ascii="Arial Nova Light" w:hAnsi="Arial Nova Light"/>
          <w:spacing w:val="-2"/>
        </w:rPr>
        <w:t>s</w:t>
      </w:r>
      <w:r w:rsidRPr="007C5BCC">
        <w:rPr>
          <w:rFonts w:ascii="Arial Nova Light" w:hAnsi="Arial Nova Light"/>
          <w:spacing w:val="-2"/>
        </w:rPr>
        <w:t>, représentant</w:t>
      </w:r>
      <w:r>
        <w:rPr>
          <w:rFonts w:ascii="Arial Nova Light" w:hAnsi="Arial Nova Light"/>
          <w:spacing w:val="-2"/>
        </w:rPr>
        <w:t>s</w:t>
      </w:r>
      <w:r w:rsidRPr="007C5BCC">
        <w:rPr>
          <w:rFonts w:ascii="Arial Nova Light" w:hAnsi="Arial Nova Light"/>
          <w:spacing w:val="-2"/>
        </w:rPr>
        <w:t xml:space="preserve"> ou sous-traitant</w:t>
      </w:r>
      <w:r>
        <w:rPr>
          <w:rFonts w:ascii="Arial Nova Light" w:hAnsi="Arial Nova Light"/>
          <w:spacing w:val="-2"/>
        </w:rPr>
        <w:t>s.</w:t>
      </w:r>
    </w:p>
    <w:p w:rsidRPr="00CB2F3F" w:rsidR="00045B29" w:rsidP="00045B29" w:rsidRDefault="00045B29" w14:paraId="7FD974CD" w14:textId="77777777">
      <w:pPr>
        <w:pStyle w:val="Corpsdetexte"/>
        <w:ind w:right="49"/>
        <w:jc w:val="both"/>
        <w:rPr>
          <w:rFonts w:ascii="Arial Nova Light" w:hAnsi="Arial Nova Light"/>
        </w:rPr>
      </w:pPr>
    </w:p>
    <w:p w:rsidRPr="00CB2F3F" w:rsidR="00045B29" w:rsidP="00045B29" w:rsidRDefault="00045B29" w14:paraId="5462DCF9" w14:textId="77777777">
      <w:pPr>
        <w:pStyle w:val="Corpsdetexte"/>
        <w:rPr>
          <w:rFonts w:ascii="Arial Nova Light" w:hAnsi="Arial Nova Light"/>
        </w:rPr>
      </w:pPr>
    </w:p>
    <w:p w:rsidR="00045B29" w:rsidP="00045B29" w:rsidRDefault="00045B29" w14:paraId="6FC42A13" w14:textId="77777777">
      <w:pPr>
        <w:pStyle w:val="Corpsdetexte"/>
        <w:tabs>
          <w:tab w:val="left" w:pos="4748"/>
          <w:tab w:val="left" w:pos="8781"/>
          <w:tab w:val="left" w:pos="10395"/>
        </w:tabs>
        <w:jc w:val="both"/>
        <w:rPr>
          <w:rFonts w:ascii="Arial Nova Light" w:hAnsi="Arial Nova Light"/>
        </w:rPr>
      </w:pPr>
      <w:r w:rsidRPr="00CB2F3F">
        <w:rPr>
          <w:rFonts w:ascii="Arial Nova Light" w:hAnsi="Arial Nova Light"/>
        </w:rPr>
        <w:t xml:space="preserve">Et j'ai signé à </w:t>
      </w:r>
      <w:r>
        <w:rPr>
          <w:rFonts w:ascii="Arial Nova Light" w:hAnsi="Arial Nova Light"/>
        </w:rPr>
        <w:t>______________________________, ce ________________________ de l’an _________.</w:t>
      </w:r>
    </w:p>
    <w:p w:rsidR="00045B29" w:rsidP="00045B29" w:rsidRDefault="00045B29" w14:paraId="538F1123" w14:textId="77777777">
      <w:pPr>
        <w:pStyle w:val="Corpsdetexte"/>
        <w:rPr>
          <w:rFonts w:ascii="Arial Nova Light" w:hAnsi="Arial Nova Light"/>
        </w:rPr>
      </w:pPr>
    </w:p>
    <w:tbl>
      <w:tblPr>
        <w:tblStyle w:val="Grilledutableau"/>
        <w:tblW w:w="0" w:type="auto"/>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068"/>
        <w:gridCol w:w="6046"/>
      </w:tblGrid>
      <w:tr w:rsidR="00045B29" w:rsidTr="0065631E" w14:paraId="064E03F2" w14:textId="77777777">
        <w:tc>
          <w:tcPr>
            <w:tcW w:w="4068" w:type="dxa"/>
          </w:tcPr>
          <w:p w:rsidRPr="003D4EAF" w:rsidR="00045B29" w:rsidP="0065631E" w:rsidRDefault="00045B29" w14:paraId="32915DD5" w14:textId="77777777">
            <w:pPr>
              <w:pStyle w:val="Corpsdetexte"/>
              <w:rPr>
                <w:rFonts w:ascii="Arial Nova Light" w:hAnsi="Arial Nova Light"/>
                <w:b/>
                <w:bCs/>
              </w:rPr>
            </w:pPr>
            <w:r w:rsidRPr="003D4EAF">
              <w:rPr>
                <w:rFonts w:ascii="Arial Nova Light" w:hAnsi="Arial Nova Light"/>
                <w:b/>
                <w:bCs/>
              </w:rPr>
              <w:t>Rempli par (prénom et nom) :</w:t>
            </w:r>
          </w:p>
        </w:tc>
        <w:tc>
          <w:tcPr>
            <w:tcW w:w="6046" w:type="dxa"/>
          </w:tcPr>
          <w:p w:rsidR="00045B29" w:rsidP="0065631E" w:rsidRDefault="00045B29" w14:paraId="0DC9805C" w14:textId="77777777">
            <w:pPr>
              <w:pStyle w:val="Corpsdetexte"/>
              <w:rPr>
                <w:rFonts w:ascii="Arial Nova Light" w:hAnsi="Arial Nova Light"/>
              </w:rPr>
            </w:pPr>
            <w:r>
              <w:rPr>
                <w:rFonts w:ascii="Arial Nova Light" w:hAnsi="Arial Nova Light"/>
              </w:rPr>
              <w:t>_____________________________________________________</w:t>
            </w:r>
          </w:p>
        </w:tc>
      </w:tr>
      <w:tr w:rsidR="00045B29" w:rsidTr="0065631E" w14:paraId="35924507" w14:textId="77777777">
        <w:tc>
          <w:tcPr>
            <w:tcW w:w="4068" w:type="dxa"/>
          </w:tcPr>
          <w:p w:rsidRPr="003D4EAF" w:rsidR="00045B29" w:rsidP="0065631E" w:rsidRDefault="00045B29" w14:paraId="79FA0911" w14:textId="77777777">
            <w:pPr>
              <w:pStyle w:val="Corpsdetexte"/>
              <w:rPr>
                <w:rFonts w:ascii="Arial Nova Light" w:hAnsi="Arial Nova Light"/>
                <w:b/>
                <w:bCs/>
              </w:rPr>
            </w:pPr>
            <w:r w:rsidRPr="003D4EAF">
              <w:rPr>
                <w:rFonts w:ascii="Arial Nova Light" w:hAnsi="Arial Nova Light"/>
                <w:b/>
                <w:bCs/>
              </w:rPr>
              <w:t>Titre :</w:t>
            </w:r>
          </w:p>
          <w:p w:rsidRPr="003D4EAF" w:rsidR="00045B29" w:rsidP="0065631E" w:rsidRDefault="00045B29" w14:paraId="083ACD30" w14:textId="77777777">
            <w:pPr>
              <w:pStyle w:val="Corpsdetexte"/>
              <w:rPr>
                <w:rFonts w:ascii="Arial Nova Light" w:hAnsi="Arial Nova Light"/>
                <w:b/>
                <w:bCs/>
              </w:rPr>
            </w:pPr>
          </w:p>
        </w:tc>
        <w:tc>
          <w:tcPr>
            <w:tcW w:w="6046" w:type="dxa"/>
          </w:tcPr>
          <w:p w:rsidR="00045B29" w:rsidP="0065631E" w:rsidRDefault="00045B29" w14:paraId="52DE4F3A" w14:textId="77777777">
            <w:pPr>
              <w:pStyle w:val="Corpsdetexte"/>
              <w:rPr>
                <w:rFonts w:ascii="Arial Nova Light" w:hAnsi="Arial Nova Light"/>
              </w:rPr>
            </w:pPr>
            <w:r>
              <w:rPr>
                <w:rFonts w:ascii="Arial Nova Light" w:hAnsi="Arial Nova Light"/>
              </w:rPr>
              <w:t>_____________________________________________________</w:t>
            </w:r>
          </w:p>
        </w:tc>
      </w:tr>
      <w:tr w:rsidR="00045B29" w:rsidTr="0065631E" w14:paraId="4EC33C6A" w14:textId="77777777">
        <w:tc>
          <w:tcPr>
            <w:tcW w:w="4068" w:type="dxa"/>
          </w:tcPr>
          <w:p w:rsidRPr="003D4EAF" w:rsidR="00045B29" w:rsidP="0065631E" w:rsidRDefault="00045B29" w14:paraId="476EF908" w14:textId="77777777">
            <w:pPr>
              <w:pStyle w:val="Corpsdetexte"/>
              <w:rPr>
                <w:rFonts w:ascii="Arial Nova Light" w:hAnsi="Arial Nova Light"/>
                <w:b/>
                <w:bCs/>
              </w:rPr>
            </w:pPr>
            <w:r w:rsidRPr="003D4EAF">
              <w:rPr>
                <w:rFonts w:ascii="Arial Nova Light" w:hAnsi="Arial Nova Light"/>
                <w:b/>
                <w:bCs/>
              </w:rPr>
              <w:t>Signature :</w:t>
            </w:r>
          </w:p>
        </w:tc>
        <w:tc>
          <w:tcPr>
            <w:tcW w:w="6046" w:type="dxa"/>
          </w:tcPr>
          <w:p w:rsidR="00045B29" w:rsidP="0065631E" w:rsidRDefault="00045B29" w14:paraId="0754796F" w14:textId="77777777">
            <w:pPr>
              <w:pStyle w:val="Corpsdetexte"/>
              <w:rPr>
                <w:rFonts w:ascii="Arial Nova Light" w:hAnsi="Arial Nova Light"/>
              </w:rPr>
            </w:pPr>
            <w:r>
              <w:rPr>
                <w:rFonts w:ascii="Arial Nova Light" w:hAnsi="Arial Nova Light"/>
              </w:rPr>
              <w:t>_____________________________________________________</w:t>
            </w:r>
          </w:p>
        </w:tc>
      </w:tr>
    </w:tbl>
    <w:p w:rsidRPr="00F3744F" w:rsidR="00743AA3" w:rsidP="00255311" w:rsidRDefault="00743AA3" w14:paraId="494C9B90" w14:textId="77777777">
      <w:pPr>
        <w:rPr>
          <w:rFonts w:asciiTheme="minorHAnsi" w:hAnsiTheme="minorHAnsi" w:cstheme="minorHAnsi"/>
          <w:b/>
        </w:rPr>
      </w:pPr>
    </w:p>
    <w:sectPr w:rsidRPr="00F3744F" w:rsidR="00743AA3">
      <w:footerReference w:type="default" r:id="rId22"/>
      <w:pgSz w:w="12240" w:h="15840" w:orient="portrait"/>
      <w:pgMar w:top="1380" w:right="1040" w:bottom="1880" w:left="660" w:header="0" w:footer="1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0DE1" w:rsidRDefault="00BD0DE1" w14:paraId="4C8876A0" w14:textId="77777777">
      <w:r>
        <w:separator/>
      </w:r>
    </w:p>
  </w:endnote>
  <w:endnote w:type="continuationSeparator" w:id="0">
    <w:p w:rsidR="00BD0DE1" w:rsidRDefault="00BD0DE1" w14:paraId="51FB81D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ova Light">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525C" w:rsidRDefault="0017525C" w14:paraId="0F6FBA21"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525C" w:rsidRDefault="0017525C" w14:paraId="70FC574C" w14:textId="7777777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525C" w:rsidRDefault="0017525C" w14:paraId="1A288A8B" w14:textId="7777777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5B7C97" w:rsidRDefault="00F3744F" w14:paraId="1603440D" w14:textId="77777777">
    <w:pPr>
      <w:pStyle w:val="Corpsdetexte"/>
      <w:spacing w:line="14" w:lineRule="auto"/>
      <w:rPr>
        <w:sz w:val="20"/>
      </w:rPr>
    </w:pPr>
    <w:r>
      <w:rPr>
        <w:noProof/>
      </w:rPr>
      <w:drawing>
        <wp:anchor distT="0" distB="0" distL="0" distR="0" simplePos="0" relativeHeight="251660800" behindDoc="1" locked="0" layoutInCell="1" allowOverlap="1" wp14:anchorId="7CFF9C06" wp14:editId="265C3913">
          <wp:simplePos x="0" y="0"/>
          <wp:positionH relativeFrom="page">
            <wp:posOffset>5818909</wp:posOffset>
          </wp:positionH>
          <wp:positionV relativeFrom="page">
            <wp:posOffset>9042805</wp:posOffset>
          </wp:positionV>
          <wp:extent cx="1512812" cy="287769"/>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535205" cy="292029"/>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0DE1" w:rsidRDefault="00BD0DE1" w14:paraId="12C1F62A" w14:textId="77777777">
      <w:r>
        <w:separator/>
      </w:r>
    </w:p>
  </w:footnote>
  <w:footnote w:type="continuationSeparator" w:id="0">
    <w:p w:rsidR="00BD0DE1" w:rsidRDefault="00BD0DE1" w14:paraId="3A4C62B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525C" w:rsidRDefault="0017525C" w14:paraId="4A8B47B4"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525C" w:rsidRDefault="0017525C" w14:paraId="34B959B6" w14:textId="7777777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525C" w:rsidRDefault="0017525C" w14:paraId="785DF99F"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F786E"/>
    <w:multiLevelType w:val="hybridMultilevel"/>
    <w:tmpl w:val="36F2422C"/>
    <w:lvl w:ilvl="0" w:tplc="8C4019EE">
      <w:start w:val="101"/>
      <w:numFmt w:val="bullet"/>
      <w:lvlText w:val="-"/>
      <w:lvlJc w:val="left"/>
      <w:pPr>
        <w:ind w:left="720" w:hanging="360"/>
      </w:pPr>
      <w:rPr>
        <w:rFonts w:hint="default" w:ascii="Arial Nova Light" w:hAnsi="Arial Nova Light" w:eastAsia="Arial" w:cs="Aria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 w15:restartNumberingAfterBreak="0">
    <w:nsid w:val="2C45207F"/>
    <w:multiLevelType w:val="hybridMultilevel"/>
    <w:tmpl w:val="C0C61610"/>
    <w:lvl w:ilvl="0" w:tplc="CEAAD7D8">
      <w:start w:val="1"/>
      <w:numFmt w:val="decimal"/>
      <w:lvlText w:val="%1."/>
      <w:lvlJc w:val="left"/>
      <w:pPr>
        <w:ind w:left="1279" w:hanging="428"/>
      </w:pPr>
      <w:rPr>
        <w:rFonts w:hint="default" w:ascii="Calibri" w:hAnsi="Calibri" w:eastAsia="Calibri" w:cs="Calibri"/>
        <w:b w:val="0"/>
        <w:bCs w:val="0"/>
        <w:i w:val="0"/>
        <w:iCs w:val="0"/>
        <w:spacing w:val="-2"/>
        <w:w w:val="100"/>
        <w:sz w:val="22"/>
        <w:szCs w:val="22"/>
        <w:lang w:val="fr-FR" w:eastAsia="en-US" w:bidi="ar-SA"/>
      </w:rPr>
    </w:lvl>
    <w:lvl w:ilvl="1" w:tplc="03D0C536">
      <w:numFmt w:val="bullet"/>
      <w:lvlText w:val="•"/>
      <w:lvlJc w:val="left"/>
      <w:pPr>
        <w:ind w:left="2206" w:hanging="428"/>
      </w:pPr>
      <w:rPr>
        <w:rFonts w:hint="default"/>
        <w:lang w:val="fr-FR" w:eastAsia="en-US" w:bidi="ar-SA"/>
      </w:rPr>
    </w:lvl>
    <w:lvl w:ilvl="2" w:tplc="50880770">
      <w:numFmt w:val="bullet"/>
      <w:lvlText w:val="•"/>
      <w:lvlJc w:val="left"/>
      <w:pPr>
        <w:ind w:left="3132" w:hanging="428"/>
      </w:pPr>
      <w:rPr>
        <w:rFonts w:hint="default"/>
        <w:lang w:val="fr-FR" w:eastAsia="en-US" w:bidi="ar-SA"/>
      </w:rPr>
    </w:lvl>
    <w:lvl w:ilvl="3" w:tplc="A62A3728">
      <w:numFmt w:val="bullet"/>
      <w:lvlText w:val="•"/>
      <w:lvlJc w:val="left"/>
      <w:pPr>
        <w:ind w:left="4058" w:hanging="428"/>
      </w:pPr>
      <w:rPr>
        <w:rFonts w:hint="default"/>
        <w:lang w:val="fr-FR" w:eastAsia="en-US" w:bidi="ar-SA"/>
      </w:rPr>
    </w:lvl>
    <w:lvl w:ilvl="4" w:tplc="53240490">
      <w:numFmt w:val="bullet"/>
      <w:lvlText w:val="•"/>
      <w:lvlJc w:val="left"/>
      <w:pPr>
        <w:ind w:left="4984" w:hanging="428"/>
      </w:pPr>
      <w:rPr>
        <w:rFonts w:hint="default"/>
        <w:lang w:val="fr-FR" w:eastAsia="en-US" w:bidi="ar-SA"/>
      </w:rPr>
    </w:lvl>
    <w:lvl w:ilvl="5" w:tplc="4F5AA50E">
      <w:numFmt w:val="bullet"/>
      <w:lvlText w:val="•"/>
      <w:lvlJc w:val="left"/>
      <w:pPr>
        <w:ind w:left="5910" w:hanging="428"/>
      </w:pPr>
      <w:rPr>
        <w:rFonts w:hint="default"/>
        <w:lang w:val="fr-FR" w:eastAsia="en-US" w:bidi="ar-SA"/>
      </w:rPr>
    </w:lvl>
    <w:lvl w:ilvl="6" w:tplc="78560BE8">
      <w:numFmt w:val="bullet"/>
      <w:lvlText w:val="•"/>
      <w:lvlJc w:val="left"/>
      <w:pPr>
        <w:ind w:left="6836" w:hanging="428"/>
      </w:pPr>
      <w:rPr>
        <w:rFonts w:hint="default"/>
        <w:lang w:val="fr-FR" w:eastAsia="en-US" w:bidi="ar-SA"/>
      </w:rPr>
    </w:lvl>
    <w:lvl w:ilvl="7" w:tplc="30CA1BB8">
      <w:numFmt w:val="bullet"/>
      <w:lvlText w:val="•"/>
      <w:lvlJc w:val="left"/>
      <w:pPr>
        <w:ind w:left="7762" w:hanging="428"/>
      </w:pPr>
      <w:rPr>
        <w:rFonts w:hint="default"/>
        <w:lang w:val="fr-FR" w:eastAsia="en-US" w:bidi="ar-SA"/>
      </w:rPr>
    </w:lvl>
    <w:lvl w:ilvl="8" w:tplc="B62A09D6">
      <w:numFmt w:val="bullet"/>
      <w:lvlText w:val="•"/>
      <w:lvlJc w:val="left"/>
      <w:pPr>
        <w:ind w:left="8688" w:hanging="428"/>
      </w:pPr>
      <w:rPr>
        <w:rFonts w:hint="default"/>
        <w:lang w:val="fr-FR" w:eastAsia="en-US" w:bidi="ar-SA"/>
      </w:rPr>
    </w:lvl>
  </w:abstractNum>
  <w:num w:numId="1" w16cid:durableId="172839446">
    <w:abstractNumId w:val="1"/>
  </w:num>
  <w:num w:numId="2" w16cid:durableId="9256542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oudreault">
    <w15:presenceInfo w15:providerId="AD" w15:userId="S::eboudreault@csfoy.ca::83d49bdc-4088-4d97-9987-08fc4d91e5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tru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C97"/>
    <w:rsid w:val="00045B29"/>
    <w:rsid w:val="0017525C"/>
    <w:rsid w:val="001B1543"/>
    <w:rsid w:val="00255311"/>
    <w:rsid w:val="003C2AC0"/>
    <w:rsid w:val="003F2AFC"/>
    <w:rsid w:val="00493040"/>
    <w:rsid w:val="005B7C97"/>
    <w:rsid w:val="005D2C98"/>
    <w:rsid w:val="00670497"/>
    <w:rsid w:val="00683B11"/>
    <w:rsid w:val="0071786B"/>
    <w:rsid w:val="00743AA3"/>
    <w:rsid w:val="007814B6"/>
    <w:rsid w:val="00836DE0"/>
    <w:rsid w:val="00875CDC"/>
    <w:rsid w:val="008E7AE5"/>
    <w:rsid w:val="009915E7"/>
    <w:rsid w:val="00995B96"/>
    <w:rsid w:val="00BD0DE1"/>
    <w:rsid w:val="00E1248E"/>
    <w:rsid w:val="00E20A79"/>
    <w:rsid w:val="00EA48F2"/>
    <w:rsid w:val="00F3744F"/>
    <w:rsid w:val="00F516E8"/>
    <w:rsid w:val="00FA304D"/>
    <w:rsid w:val="05A5A2A0"/>
    <w:rsid w:val="7836A95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B671C"/>
  <w15:docId w15:val="{FD3E6D8D-AE8A-4ABD-892F-AB1DFFA42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lang w:val="fr-FR"/>
    </w:rPr>
  </w:style>
  <w:style w:type="paragraph" w:styleId="Titre1">
    <w:name w:val="heading 1"/>
    <w:basedOn w:val="Normal"/>
    <w:uiPriority w:val="9"/>
    <w:qFormat/>
    <w:pPr>
      <w:outlineLvl w:val="0"/>
    </w:pPr>
    <w:rPr>
      <w:b/>
      <w:bCs/>
      <w:sz w:val="24"/>
      <w:szCs w:val="24"/>
    </w:rPr>
  </w:style>
  <w:style w:type="paragraph" w:styleId="Titre2">
    <w:name w:val="heading 2"/>
    <w:basedOn w:val="Normal"/>
    <w:uiPriority w:val="9"/>
    <w:unhideWhenUsed/>
    <w:qFormat/>
    <w:pPr>
      <w:ind w:left="722" w:right="1109"/>
      <w:outlineLvl w:val="1"/>
    </w:pPr>
    <w:rPr>
      <w:b/>
      <w:bCs/>
      <w:i/>
      <w:iCs/>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spacing w:before="1"/>
      <w:ind w:left="1120"/>
    </w:pPr>
    <w:rPr>
      <w:rFonts w:ascii="Trebuchet MS" w:hAnsi="Trebuchet MS" w:eastAsia="Trebuchet MS" w:cs="Trebuchet MS"/>
      <w:sz w:val="80"/>
      <w:szCs w:val="80"/>
    </w:rPr>
  </w:style>
  <w:style w:type="paragraph" w:styleId="Paragraphedeliste">
    <w:name w:val="List Paragraph"/>
    <w:basedOn w:val="Normal"/>
    <w:uiPriority w:val="1"/>
    <w:qFormat/>
    <w:pPr>
      <w:spacing w:before="10"/>
      <w:ind w:left="1279" w:hanging="428"/>
    </w:pPr>
  </w:style>
  <w:style w:type="paragraph" w:styleId="TableParagraph" w:customStyle="1">
    <w:name w:val="Table Paragraph"/>
    <w:basedOn w:val="Normal"/>
    <w:uiPriority w:val="1"/>
    <w:qFormat/>
  </w:style>
  <w:style w:type="paragraph" w:styleId="Rvision">
    <w:name w:val="Revision"/>
    <w:hidden/>
    <w:uiPriority w:val="99"/>
    <w:semiHidden/>
    <w:rsid w:val="00493040"/>
    <w:pPr>
      <w:widowControl/>
      <w:autoSpaceDE/>
      <w:autoSpaceDN/>
    </w:pPr>
    <w:rPr>
      <w:rFonts w:ascii="Calibri" w:hAnsi="Calibri" w:eastAsia="Calibri" w:cs="Calibri"/>
      <w:lang w:val="fr-FR"/>
    </w:rPr>
  </w:style>
  <w:style w:type="paragraph" w:styleId="NormalWeb">
    <w:name w:val="Normal (Web)"/>
    <w:basedOn w:val="Normal"/>
    <w:uiPriority w:val="99"/>
    <w:semiHidden/>
    <w:unhideWhenUsed/>
    <w:rsid w:val="00493040"/>
    <w:rPr>
      <w:rFonts w:ascii="Times New Roman" w:hAnsi="Times New Roman" w:cs="Times New Roman"/>
      <w:sz w:val="24"/>
      <w:szCs w:val="24"/>
    </w:rPr>
  </w:style>
  <w:style w:type="table" w:styleId="Grilledutableau">
    <w:name w:val="Table Grid"/>
    <w:basedOn w:val="TableauNormal"/>
    <w:uiPriority w:val="39"/>
    <w:rsid w:val="00E1248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
    <w:name w:val="header"/>
    <w:basedOn w:val="Normal"/>
    <w:link w:val="En-tteCar"/>
    <w:uiPriority w:val="99"/>
    <w:unhideWhenUsed/>
    <w:rsid w:val="00F3744F"/>
    <w:pPr>
      <w:tabs>
        <w:tab w:val="center" w:pos="4320"/>
        <w:tab w:val="right" w:pos="8640"/>
      </w:tabs>
    </w:pPr>
  </w:style>
  <w:style w:type="character" w:styleId="En-tteCar" w:customStyle="1">
    <w:name w:val="En-tête Car"/>
    <w:basedOn w:val="Policepardfaut"/>
    <w:link w:val="En-tte"/>
    <w:uiPriority w:val="99"/>
    <w:rsid w:val="00F3744F"/>
    <w:rPr>
      <w:rFonts w:ascii="Calibri" w:hAnsi="Calibri" w:eastAsia="Calibri" w:cs="Calibri"/>
      <w:lang w:val="fr-FR"/>
    </w:rPr>
  </w:style>
  <w:style w:type="paragraph" w:styleId="Pieddepage">
    <w:name w:val="footer"/>
    <w:basedOn w:val="Normal"/>
    <w:link w:val="PieddepageCar"/>
    <w:uiPriority w:val="99"/>
    <w:unhideWhenUsed/>
    <w:rsid w:val="00F3744F"/>
    <w:pPr>
      <w:tabs>
        <w:tab w:val="center" w:pos="4320"/>
        <w:tab w:val="right" w:pos="8640"/>
      </w:tabs>
    </w:pPr>
  </w:style>
  <w:style w:type="character" w:styleId="PieddepageCar" w:customStyle="1">
    <w:name w:val="Pied de page Car"/>
    <w:basedOn w:val="Policepardfaut"/>
    <w:link w:val="Pieddepage"/>
    <w:uiPriority w:val="99"/>
    <w:rsid w:val="00F3744F"/>
    <w:rPr>
      <w:rFonts w:ascii="Calibri" w:hAnsi="Calibri" w:eastAsia="Calibri" w:cs="Calibr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245010">
      <w:bodyDiv w:val="1"/>
      <w:marLeft w:val="0"/>
      <w:marRight w:val="0"/>
      <w:marTop w:val="0"/>
      <w:marBottom w:val="0"/>
      <w:divBdr>
        <w:top w:val="none" w:sz="0" w:space="0" w:color="auto"/>
        <w:left w:val="none" w:sz="0" w:space="0" w:color="auto"/>
        <w:bottom w:val="none" w:sz="0" w:space="0" w:color="auto"/>
        <w:right w:val="none" w:sz="0" w:space="0" w:color="auto"/>
      </w:divBdr>
    </w:div>
    <w:div w:id="2032871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jpe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webSettings" Target="webSettings.xml" Id="rId7" /><Relationship Type="http://schemas.openxmlformats.org/officeDocument/2006/relationships/image" Target="media/image3.jpeg" Id="rId12" /><Relationship Type="http://schemas.openxmlformats.org/officeDocument/2006/relationships/header" Target="header2.xm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microsoft.com/office/2011/relationships/people" Target="people.xml" Id="rId24" /><Relationship Type="http://schemas.openxmlformats.org/officeDocument/2006/relationships/styles" Target="styles.xml" Id="rId5" /><Relationship Type="http://schemas.openxmlformats.org/officeDocument/2006/relationships/image" Target="media/image6.jpeg" Id="rId15" /><Relationship Type="http://schemas.openxmlformats.org/officeDocument/2006/relationships/fontTable" Target="fontTable.xml" Id="rId23" /><Relationship Type="http://schemas.openxmlformats.org/officeDocument/2006/relationships/image" Target="media/image1.jpe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footer" Target="footer4.xml" Id="rId22" /></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9CAC326F37C94E973B755AF720A688" ma:contentTypeVersion="10" ma:contentTypeDescription="Crée un document." ma:contentTypeScope="" ma:versionID="e5abef2901809b99ac279f9fa7a02df8">
  <xsd:schema xmlns:xsd="http://www.w3.org/2001/XMLSchema" xmlns:xs="http://www.w3.org/2001/XMLSchema" xmlns:p="http://schemas.microsoft.com/office/2006/metadata/properties" xmlns:ns2="9fdc37db-c08b-4aad-9577-0286b59baedf" xmlns:ns3="434ef17b-943f-44d0-9b09-a2715d5f34ed" targetNamespace="http://schemas.microsoft.com/office/2006/metadata/properties" ma:root="true" ma:fieldsID="e59b6c24e7df33678bfe7b9fe41aec0b" ns2:_="" ns3:_="">
    <xsd:import namespace="9fdc37db-c08b-4aad-9577-0286b59baedf"/>
    <xsd:import namespace="434ef17b-943f-44d0-9b09-a2715d5f34e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dc37db-c08b-4aad-9577-0286b59bae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4ef17b-943f-44d0-9b09-a2715d5f34ed"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434ef17b-943f-44d0-9b09-a2715d5f34ed">
      <UserInfo>
        <DisplayName/>
        <AccountId xsi:nil="true"/>
        <AccountType/>
      </UserInfo>
    </SharedWithUsers>
  </documentManagement>
</p:properties>
</file>

<file path=customXml/itemProps1.xml><?xml version="1.0" encoding="utf-8"?>
<ds:datastoreItem xmlns:ds="http://schemas.openxmlformats.org/officeDocument/2006/customXml" ds:itemID="{1EAF3E85-44DA-421E-8209-AF90ACA5DB23}">
  <ds:schemaRefs>
    <ds:schemaRef ds:uri="http://schemas.microsoft.com/sharepoint/v3/contenttype/forms"/>
  </ds:schemaRefs>
</ds:datastoreItem>
</file>

<file path=customXml/itemProps2.xml><?xml version="1.0" encoding="utf-8"?>
<ds:datastoreItem xmlns:ds="http://schemas.openxmlformats.org/officeDocument/2006/customXml" ds:itemID="{63C7D996-7943-48BA-9AEB-A6FD20D71389}"/>
</file>

<file path=customXml/itemProps3.xml><?xml version="1.0" encoding="utf-8"?>
<ds:datastoreItem xmlns:ds="http://schemas.openxmlformats.org/officeDocument/2006/customXml" ds:itemID="{17C0E3B9-FA62-4B8F-8595-87AA90CC56AF}">
  <ds:schemaRefs>
    <ds:schemaRef ds:uri="http://schemas.microsoft.com/office/2006/metadata/properties"/>
    <ds:schemaRef ds:uri="http://schemas.microsoft.com/office/infopath/2007/PartnerControls"/>
    <ds:schemaRef ds:uri="434ef17b-943f-44d0-9b09-a2715d5f34e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Utilisateur de Microsoft Office</dc:creator>
  <lastModifiedBy>Thala Bouzit</lastModifiedBy>
  <revision>20</revision>
  <dcterms:created xsi:type="dcterms:W3CDTF">2024-12-20T14:32:00.0000000Z</dcterms:created>
  <dcterms:modified xsi:type="dcterms:W3CDTF">2026-01-09T20:40:02.0111950Z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0x0101005D9CAC326F37C94E973B755AF720A688</vt:lpwstr>
  </property>
  <property fmtid="{D5CDD505-2E9C-101B-9397-08002B2CF9AE}" pid="3" name="Created">
    <vt:filetime>2020-10-09T00:00:00Z</vt:filetime>
  </property>
  <property fmtid="{D5CDD505-2E9C-101B-9397-08002B2CF9AE}" pid="4" name="Creator">
    <vt:lpwstr>Acrobat PDFMaker 17 pour Word</vt:lpwstr>
  </property>
  <property fmtid="{D5CDD505-2E9C-101B-9397-08002B2CF9AE}" pid="5" name="LastSaved">
    <vt:filetime>2024-12-19T00:00:00Z</vt:filetime>
  </property>
  <property fmtid="{D5CDD505-2E9C-101B-9397-08002B2CF9AE}" pid="6" name="Producer">
    <vt:lpwstr>Adobe PDF Library 15.0</vt:lpwstr>
  </property>
  <property fmtid="{D5CDD505-2E9C-101B-9397-08002B2CF9AE}" pid="7" name="SourceModified">
    <vt:lpwstr/>
  </property>
  <property fmtid="{D5CDD505-2E9C-101B-9397-08002B2CF9AE}" pid="8" name="CodeClassif">
    <vt:lpwstr>8</vt:lpwstr>
  </property>
  <property fmtid="{D5CDD505-2E9C-101B-9397-08002B2CF9AE}" pid="9" name="MediaServiceImageTags">
    <vt:lpwstr/>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ies>
</file>